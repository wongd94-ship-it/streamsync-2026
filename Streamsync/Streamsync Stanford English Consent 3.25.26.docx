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339E4" w14:textId="57541630" w:rsidR="00E33CA1" w:rsidRPr="00DE1553" w:rsidRDefault="00E33CA1" w:rsidP="001B64BF">
      <w:pPr>
        <w:ind w:right="180"/>
        <w:jc w:val="center"/>
        <w:rPr>
          <w:rFonts w:ascii="Tahoma" w:hAnsi="Tahoma" w:cs="Tahoma"/>
          <w:smallCaps/>
          <w:color w:val="000000" w:themeColor="text1"/>
          <w:sz w:val="21"/>
          <w:szCs w:val="21"/>
        </w:rPr>
      </w:pPr>
      <w:r w:rsidRPr="00DE1553">
        <w:rPr>
          <w:rFonts w:ascii="Tahoma" w:hAnsi="Tahoma" w:cs="Tahoma"/>
          <w:b/>
          <w:bCs/>
          <w:smallCaps/>
          <w:color w:val="000000" w:themeColor="text1"/>
          <w:sz w:val="28"/>
          <w:szCs w:val="28"/>
        </w:rPr>
        <w:t>STANFORD CONSENT FORM</w:t>
      </w:r>
      <w:r w:rsidRPr="00DE1553">
        <w:rPr>
          <w:rFonts w:ascii="Tahoma" w:hAnsi="Tahoma" w:cs="Tahoma"/>
          <w:smallCaps/>
          <w:color w:val="000000" w:themeColor="text1"/>
          <w:sz w:val="28"/>
          <w:szCs w:val="28"/>
        </w:rPr>
        <w:t xml:space="preserve"> </w:t>
      </w:r>
    </w:p>
    <w:p w14:paraId="67D09759" w14:textId="77777777" w:rsidR="00E33CA1" w:rsidRPr="00DE1553" w:rsidRDefault="009B486D" w:rsidP="001B64BF">
      <w:pPr>
        <w:ind w:right="180"/>
        <w:jc w:val="center"/>
        <w:rPr>
          <w:rFonts w:ascii="Tahoma" w:hAnsi="Tahoma" w:cs="Tahoma"/>
          <w:b/>
          <w:color w:val="000000" w:themeColor="text1"/>
          <w:sz w:val="28"/>
          <w:szCs w:val="28"/>
        </w:rPr>
      </w:pPr>
      <w:r w:rsidRPr="00DE1553">
        <w:rPr>
          <w:rFonts w:ascii="Tahoma" w:hAnsi="Tahoma" w:cs="Tahoma"/>
          <w:b/>
          <w:color w:val="000000" w:themeColor="text1"/>
          <w:sz w:val="28"/>
          <w:szCs w:val="28"/>
        </w:rPr>
        <w:t xml:space="preserve">For </w:t>
      </w:r>
      <w:r w:rsidRPr="00DE1553">
        <w:rPr>
          <w:rFonts w:ascii="Tahoma" w:hAnsi="Tahoma" w:cs="Tahoma"/>
          <w:b/>
          <w:bCs/>
          <w:smallCaps/>
          <w:color w:val="000000" w:themeColor="text1"/>
          <w:sz w:val="28"/>
          <w:szCs w:val="28"/>
        </w:rPr>
        <w:t xml:space="preserve">MINIMAL RISK </w:t>
      </w:r>
      <w:r w:rsidR="00E33CA1" w:rsidRPr="00DE1553">
        <w:rPr>
          <w:rFonts w:ascii="Tahoma" w:hAnsi="Tahoma" w:cs="Tahoma"/>
          <w:b/>
          <w:color w:val="000000" w:themeColor="text1"/>
          <w:sz w:val="28"/>
          <w:szCs w:val="28"/>
        </w:rPr>
        <w:t>Medical Human Subject Research</w:t>
      </w:r>
    </w:p>
    <w:p w14:paraId="0037B1B7" w14:textId="77777777" w:rsidR="00E33CA1" w:rsidRPr="00DE1553" w:rsidRDefault="00E33CA1" w:rsidP="00DE1553">
      <w:pPr>
        <w:ind w:right="180"/>
        <w:rPr>
          <w:rFonts w:ascii="Tahoma" w:hAnsi="Tahoma" w:cs="Tahoma"/>
          <w:b/>
          <w:bCs/>
          <w:color w:val="000000" w:themeColor="text1"/>
        </w:rPr>
      </w:pPr>
    </w:p>
    <w:p w14:paraId="7E8B1747" w14:textId="77777777" w:rsidR="00523DAA" w:rsidRPr="00DE1553" w:rsidRDefault="00523DAA" w:rsidP="00523DAA">
      <w:pPr>
        <w:ind w:right="-144"/>
        <w:jc w:val="center"/>
        <w:rPr>
          <w:rFonts w:ascii="Tahoma" w:hAnsi="Tahoma" w:cs="Tahoma"/>
          <w:i/>
          <w:iCs/>
          <w:color w:val="000000" w:themeColor="text1"/>
        </w:rPr>
      </w:pPr>
      <w:r w:rsidRPr="00DE1553">
        <w:rPr>
          <w:rFonts w:ascii="Tahoma" w:hAnsi="Tahoma" w:cs="Tahoma"/>
          <w:color w:val="000000" w:themeColor="text1"/>
        </w:rPr>
        <w:t>*************</w:t>
      </w:r>
    </w:p>
    <w:p w14:paraId="3908F781" w14:textId="77777777" w:rsidR="00E33CA1" w:rsidRPr="00DE1553" w:rsidRDefault="00E33CA1" w:rsidP="001B64BF">
      <w:pPr>
        <w:ind w:right="180"/>
        <w:jc w:val="center"/>
        <w:rPr>
          <w:rFonts w:ascii="Tahoma" w:hAnsi="Tahoma" w:cs="Tahoma"/>
          <w:color w:val="000000" w:themeColor="text1"/>
        </w:rPr>
      </w:pPr>
    </w:p>
    <w:p w14:paraId="280BDB51" w14:textId="1937149D" w:rsidR="00E33CA1" w:rsidRPr="00DE1553" w:rsidRDefault="00E33CA1" w:rsidP="001B64BF">
      <w:pPr>
        <w:pStyle w:val="NormalWeb"/>
        <w:spacing w:before="0" w:beforeAutospacing="0" w:after="0" w:afterAutospacing="0"/>
        <w:ind w:right="180"/>
        <w:rPr>
          <w:rFonts w:ascii="Tahoma" w:hAnsi="Tahoma" w:cs="Tahoma"/>
          <w:color w:val="000000" w:themeColor="text1"/>
        </w:rPr>
      </w:pPr>
      <w:r w:rsidRPr="00DE1553">
        <w:rPr>
          <w:rFonts w:ascii="Tahoma" w:hAnsi="Tahoma" w:cs="Tahoma"/>
          <w:b/>
          <w:bCs/>
          <w:color w:val="000000" w:themeColor="text1"/>
        </w:rPr>
        <w:t xml:space="preserve">FOR QUESTIONS ABOUT THE STUDY, CONTACT: </w:t>
      </w:r>
      <w:r w:rsidR="006B5DC3" w:rsidRPr="00DE1553">
        <w:rPr>
          <w:rFonts w:ascii="Tahoma" w:hAnsi="Tahoma" w:cs="Tahoma"/>
          <w:b/>
          <w:bCs/>
          <w:color w:val="000000" w:themeColor="text1"/>
        </w:rPr>
        <w:t xml:space="preserve">Daniel G Wong MD, </w:t>
      </w:r>
      <w:r w:rsidR="00EA7C49" w:rsidRPr="00DE1553">
        <w:rPr>
          <w:rFonts w:ascii="Tahoma" w:hAnsi="Tahoma" w:cs="Tahoma"/>
          <w:b/>
          <w:bCs/>
          <w:color w:val="000000" w:themeColor="text1"/>
        </w:rPr>
        <w:t xml:space="preserve">453 Quarry Road, Mail Code 5656, Palo Alto, CA 94304, </w:t>
      </w:r>
      <w:r w:rsidR="006B5DC3" w:rsidRPr="00DE1553">
        <w:rPr>
          <w:rFonts w:ascii="Tahoma" w:hAnsi="Tahoma" w:cs="Tahoma"/>
          <w:b/>
          <w:bCs/>
          <w:color w:val="000000" w:themeColor="text1"/>
        </w:rPr>
        <w:t xml:space="preserve">713-677-1764 </w:t>
      </w:r>
    </w:p>
    <w:p w14:paraId="2CBEC28A" w14:textId="5EBA7411" w:rsidR="00ED516A" w:rsidRDefault="00ED516A" w:rsidP="001B64BF">
      <w:pPr>
        <w:pStyle w:val="NormalWeb"/>
        <w:ind w:right="180"/>
        <w:rPr>
          <w:rFonts w:ascii="Tahoma" w:hAnsi="Tahoma" w:cs="Tahoma"/>
          <w:b/>
          <w:bCs/>
          <w:color w:val="000000" w:themeColor="text1"/>
        </w:rPr>
      </w:pPr>
      <w:r w:rsidRPr="00ED516A">
        <w:rPr>
          <w:rFonts w:ascii="Tahoma" w:hAnsi="Tahoma" w:cs="Tahoma"/>
          <w:b/>
          <w:bCs/>
          <w:color w:val="000000" w:themeColor="text1"/>
        </w:rPr>
        <w:t xml:space="preserve">Are you participating in any other research studies? _____ </w:t>
      </w:r>
      <w:proofErr w:type="gramStart"/>
      <w:r w:rsidRPr="00ED516A">
        <w:rPr>
          <w:rFonts w:ascii="Tahoma" w:hAnsi="Tahoma" w:cs="Tahoma"/>
          <w:b/>
          <w:bCs/>
          <w:color w:val="000000" w:themeColor="text1"/>
        </w:rPr>
        <w:t>Yes</w:t>
      </w:r>
      <w:proofErr w:type="gramEnd"/>
      <w:r w:rsidRPr="00ED516A">
        <w:rPr>
          <w:rFonts w:ascii="Tahoma" w:hAnsi="Tahoma" w:cs="Tahoma"/>
          <w:b/>
          <w:bCs/>
          <w:color w:val="000000" w:themeColor="text1"/>
        </w:rPr>
        <w:t xml:space="preserve"> _____No</w:t>
      </w:r>
    </w:p>
    <w:p w14:paraId="593450A2" w14:textId="2027DE3F" w:rsidR="00455DE0" w:rsidRPr="00455DE0" w:rsidRDefault="00E33CA1" w:rsidP="00455DE0">
      <w:pPr>
        <w:pStyle w:val="NormalWeb"/>
        <w:ind w:right="180"/>
        <w:rPr>
          <w:rFonts w:ascii="Tahoma" w:hAnsi="Tahoma" w:cs="Tahoma"/>
          <w:color w:val="000000" w:themeColor="text1"/>
        </w:rPr>
      </w:pPr>
      <w:r w:rsidRPr="00DE1553">
        <w:rPr>
          <w:rFonts w:ascii="Tahoma" w:hAnsi="Tahoma" w:cs="Tahoma"/>
          <w:b/>
          <w:bCs/>
          <w:color w:val="000000" w:themeColor="text1"/>
        </w:rPr>
        <w:t>DESCRIPTION:</w:t>
      </w:r>
      <w:r w:rsidRPr="00DE1553">
        <w:rPr>
          <w:rFonts w:ascii="Tahoma" w:hAnsi="Tahoma" w:cs="Tahoma"/>
          <w:color w:val="000000" w:themeColor="text1"/>
        </w:rPr>
        <w:t xml:space="preserve"> </w:t>
      </w:r>
      <w:r w:rsidR="008C1D38" w:rsidRPr="008C1D38">
        <w:rPr>
          <w:rFonts w:ascii="Tahoma" w:hAnsi="Tahoma" w:cs="Tahoma"/>
          <w:color w:val="000000" w:themeColor="text1"/>
        </w:rPr>
        <w:t>You are invited to participate in a research study on benign prostatic hyperplasia (BPH) and lower urinary tract symptoms. This study is being conducted at Stanford University to evaluate whether relief of bladder outlet obstruction can improve objective quality of life and activity measures using wearable devices and home uroflow measurement.</w:t>
      </w:r>
    </w:p>
    <w:p w14:paraId="5A43AF3D" w14:textId="05133342" w:rsidR="008C1D38" w:rsidRDefault="008C1D38" w:rsidP="00455DE0">
      <w:pPr>
        <w:pStyle w:val="NormalWeb"/>
        <w:ind w:right="180"/>
        <w:rPr>
          <w:rFonts w:ascii="Tahoma" w:hAnsi="Tahoma" w:cs="Tahoma"/>
          <w:color w:val="000000" w:themeColor="text1"/>
        </w:rPr>
      </w:pPr>
      <w:r w:rsidRPr="008C1D38">
        <w:rPr>
          <w:rFonts w:ascii="Tahoma" w:hAnsi="Tahoma" w:cs="Tahoma"/>
          <w:color w:val="000000" w:themeColor="text1"/>
        </w:rPr>
        <w:t>The purpose of this research is to determine whether improvement in bladder outlet obstruction is associated with measurable improvements in daily activity, sleep, and urinary flow patterns. The results may help improve diagnosis and guide treatment of lower urinary tract symptoms</w:t>
      </w:r>
      <w:r>
        <w:rPr>
          <w:rFonts w:ascii="Tahoma" w:hAnsi="Tahoma" w:cs="Tahoma"/>
          <w:color w:val="000000" w:themeColor="text1"/>
        </w:rPr>
        <w:t xml:space="preserve"> in the future.</w:t>
      </w:r>
    </w:p>
    <w:p w14:paraId="0A3F7F35" w14:textId="638AAE0A" w:rsidR="00455DE0" w:rsidRPr="00455DE0" w:rsidRDefault="00455DE0" w:rsidP="00455DE0">
      <w:pPr>
        <w:pStyle w:val="NormalWeb"/>
        <w:ind w:right="180"/>
        <w:rPr>
          <w:rFonts w:ascii="Tahoma" w:hAnsi="Tahoma" w:cs="Tahoma"/>
          <w:color w:val="000000" w:themeColor="text1"/>
        </w:rPr>
      </w:pPr>
      <w:r w:rsidRPr="00455DE0">
        <w:rPr>
          <w:rFonts w:ascii="Tahoma" w:hAnsi="Tahoma" w:cs="Tahoma"/>
          <w:color w:val="000000" w:themeColor="text1"/>
        </w:rPr>
        <w:t>This study will enroll approximately 20 participants at Stanford University.</w:t>
      </w:r>
    </w:p>
    <w:p w14:paraId="323EC458" w14:textId="7258AD53" w:rsidR="00455DE0" w:rsidRPr="00455DE0" w:rsidRDefault="00455DE0" w:rsidP="00455DE0">
      <w:pPr>
        <w:pStyle w:val="NormalWeb"/>
        <w:ind w:right="180"/>
        <w:rPr>
          <w:rFonts w:ascii="Tahoma" w:hAnsi="Tahoma" w:cs="Tahoma"/>
          <w:color w:val="000000" w:themeColor="text1"/>
        </w:rPr>
      </w:pPr>
      <w:r w:rsidRPr="00455DE0">
        <w:rPr>
          <w:rFonts w:ascii="Tahoma" w:hAnsi="Tahoma" w:cs="Tahoma"/>
          <w:color w:val="000000" w:themeColor="text1"/>
        </w:rPr>
        <w:t xml:space="preserve">You will be asked to participate for approximately </w:t>
      </w:r>
      <w:del w:id="0" w:author="Daniel Garrett Wong" w:date="2026-04-12T21:55:00Z" w16du:dateUtc="2026-04-13T04:55:00Z">
        <w:r w:rsidRPr="00455DE0" w:rsidDel="000C161B">
          <w:rPr>
            <w:rFonts w:ascii="Tahoma" w:hAnsi="Tahoma" w:cs="Tahoma"/>
            <w:color w:val="000000" w:themeColor="text1"/>
          </w:rPr>
          <w:delText>12 months</w:delText>
        </w:r>
      </w:del>
      <w:ins w:id="1" w:author="Daniel Garrett Wong" w:date="2026-04-12T21:55:00Z" w16du:dateUtc="2026-04-13T04:55:00Z">
        <w:r w:rsidR="000C161B">
          <w:rPr>
            <w:rFonts w:ascii="Tahoma" w:hAnsi="Tahoma" w:cs="Tahoma"/>
            <w:color w:val="000000" w:themeColor="text1"/>
          </w:rPr>
          <w:t>3 months</w:t>
        </w:r>
      </w:ins>
      <w:r w:rsidRPr="00455DE0">
        <w:rPr>
          <w:rFonts w:ascii="Tahoma" w:hAnsi="Tahoma" w:cs="Tahoma"/>
          <w:color w:val="000000" w:themeColor="text1"/>
        </w:rPr>
        <w:t>. The active monitoring portion of the study lasts 90 days after your procedure. Initial setup (screening, consent, surveys, and app installation) will take about 30 minutes.</w:t>
      </w:r>
    </w:p>
    <w:p w14:paraId="2AE2A1B7" w14:textId="752082E0" w:rsidR="00455DE0" w:rsidRDefault="00455DE0" w:rsidP="00455DE0">
      <w:pPr>
        <w:pStyle w:val="NormalWeb"/>
        <w:ind w:right="180"/>
        <w:rPr>
          <w:rFonts w:ascii="Tahoma" w:hAnsi="Tahoma" w:cs="Tahoma"/>
          <w:color w:val="000000" w:themeColor="text1"/>
        </w:rPr>
      </w:pPr>
      <w:r w:rsidRPr="00455DE0">
        <w:rPr>
          <w:rFonts w:ascii="Tahoma" w:hAnsi="Tahoma" w:cs="Tahoma"/>
          <w:color w:val="000000" w:themeColor="text1"/>
        </w:rPr>
        <w:t xml:space="preserve">During the study, the Throne device will passively record your urinary flow at home and the </w:t>
      </w:r>
      <w:proofErr w:type="spellStart"/>
      <w:r w:rsidRPr="00455DE0">
        <w:rPr>
          <w:rFonts w:ascii="Tahoma" w:hAnsi="Tahoma" w:cs="Tahoma"/>
          <w:color w:val="000000" w:themeColor="text1"/>
        </w:rPr>
        <w:t>StreamSync</w:t>
      </w:r>
      <w:proofErr w:type="spellEnd"/>
      <w:r w:rsidRPr="00455DE0">
        <w:rPr>
          <w:rFonts w:ascii="Tahoma" w:hAnsi="Tahoma" w:cs="Tahoma"/>
          <w:color w:val="000000" w:themeColor="text1"/>
        </w:rPr>
        <w:t xml:space="preserve"> app will collect daily symptom reports. You will also complete standardized symptom questionnaires (IPSS) at 1,</w:t>
      </w:r>
      <w:del w:id="2" w:author="Daniel Garrett Wong" w:date="2026-04-12T21:55:00Z" w16du:dateUtc="2026-04-13T04:55:00Z">
        <w:r w:rsidRPr="00455DE0" w:rsidDel="000C161B">
          <w:rPr>
            <w:rFonts w:ascii="Tahoma" w:hAnsi="Tahoma" w:cs="Tahoma"/>
            <w:color w:val="000000" w:themeColor="text1"/>
          </w:rPr>
          <w:delText xml:space="preserve"> </w:delText>
        </w:r>
      </w:del>
      <w:ins w:id="3" w:author="Daniel Garrett Wong" w:date="2026-04-12T21:55:00Z" w16du:dateUtc="2026-04-13T04:55:00Z">
        <w:r w:rsidR="000C161B">
          <w:rPr>
            <w:rFonts w:ascii="Tahoma" w:hAnsi="Tahoma" w:cs="Tahoma"/>
            <w:color w:val="000000" w:themeColor="text1"/>
          </w:rPr>
          <w:t>2, and 3 months</w:t>
        </w:r>
      </w:ins>
      <w:del w:id="4" w:author="Daniel Garrett Wong" w:date="2026-04-12T21:55:00Z" w16du:dateUtc="2026-04-13T04:55:00Z">
        <w:r w:rsidRPr="00455DE0" w:rsidDel="000C161B">
          <w:rPr>
            <w:rFonts w:ascii="Tahoma" w:hAnsi="Tahoma" w:cs="Tahoma"/>
            <w:color w:val="000000" w:themeColor="text1"/>
          </w:rPr>
          <w:delText>3, 6, and 12 months</w:delText>
        </w:r>
      </w:del>
      <w:r w:rsidRPr="00455DE0">
        <w:rPr>
          <w:rFonts w:ascii="Tahoma" w:hAnsi="Tahoma" w:cs="Tahoma"/>
          <w:color w:val="000000" w:themeColor="text1"/>
        </w:rPr>
        <w:t>.</w:t>
      </w:r>
    </w:p>
    <w:p w14:paraId="2EEF46F5" w14:textId="122DBC2D" w:rsidR="00ED516A" w:rsidRPr="00455DE0" w:rsidRDefault="00ED516A" w:rsidP="00455DE0">
      <w:pPr>
        <w:pBdr>
          <w:top w:val="single" w:sz="4" w:space="0" w:color="000000"/>
          <w:left w:val="single" w:sz="4" w:space="0" w:color="000000"/>
          <w:bottom w:val="single" w:sz="4" w:space="0" w:color="000000"/>
          <w:right w:val="single" w:sz="4" w:space="0" w:color="000000"/>
          <w:between w:val="nil"/>
        </w:pBdr>
        <w:rPr>
          <w:rFonts w:ascii="Tahoma" w:eastAsia="Tahoma" w:hAnsi="Tahoma" w:cs="Tahoma"/>
          <w:b/>
          <w:color w:val="000000"/>
        </w:rPr>
      </w:pPr>
      <w:r>
        <w:rPr>
          <w:rFonts w:ascii="Tahoma" w:eastAsia="Tahoma" w:hAnsi="Tahoma" w:cs="Tahoma"/>
          <w:b/>
          <w:color w:val="000000"/>
        </w:rPr>
        <w:t xml:space="preserve">PARTICIPANT RESPONSIBILITIES          </w:t>
      </w:r>
    </w:p>
    <w:p w14:paraId="09AD6D11" w14:textId="77777777" w:rsidR="00455DE0" w:rsidRPr="00AE454A" w:rsidRDefault="00455DE0" w:rsidP="00455DE0">
      <w:pPr>
        <w:pStyle w:val="NormalWeb"/>
        <w:rPr>
          <w:rFonts w:ascii="Arial" w:hAnsi="Arial" w:cs="Arial"/>
        </w:rPr>
      </w:pPr>
      <w:r w:rsidRPr="00AE454A">
        <w:rPr>
          <w:rFonts w:ascii="Arial" w:hAnsi="Arial" w:cs="Arial"/>
        </w:rPr>
        <w:t>You would be asked to do the following as a research participant:</w:t>
      </w:r>
    </w:p>
    <w:p w14:paraId="5D3DD521" w14:textId="58F20F33" w:rsidR="00455DE0" w:rsidRDefault="00455DE0" w:rsidP="00455DE0">
      <w:pPr>
        <w:pStyle w:val="NormalWeb"/>
        <w:numPr>
          <w:ilvl w:val="0"/>
          <w:numId w:val="23"/>
        </w:numPr>
        <w:rPr>
          <w:rFonts w:ascii="Arial" w:hAnsi="Arial" w:cs="Arial"/>
        </w:rPr>
      </w:pPr>
      <w:r w:rsidRPr="00AE454A">
        <w:rPr>
          <w:rStyle w:val="Strong"/>
          <w:rFonts w:ascii="Arial" w:hAnsi="Arial" w:cs="Arial"/>
        </w:rPr>
        <w:t>Throne Home Uroflow Monitoring</w:t>
      </w:r>
      <w:r w:rsidRPr="00AE454A">
        <w:rPr>
          <w:rFonts w:ascii="Arial" w:hAnsi="Arial" w:cs="Arial"/>
        </w:rPr>
        <w:br/>
        <w:t xml:space="preserve">You will receive a Throne home uroflow device that attaches to your toilet. This device passively records how much and how fast you urinate each time you void. </w:t>
      </w:r>
      <w:ins w:id="5" w:author="Microsoft Office User" w:date="2026-03-25T13:32:00Z" w16du:dateUtc="2026-03-25T20:32:00Z">
        <w:r w:rsidR="00CA0E09">
          <w:rPr>
            <w:rFonts w:ascii="Arial" w:hAnsi="Arial" w:cs="Arial"/>
          </w:rPr>
          <w:t xml:space="preserve">This </w:t>
        </w:r>
      </w:ins>
      <w:ins w:id="6" w:author="Microsoft Office User" w:date="2026-03-25T13:33:00Z" w16du:dateUtc="2026-03-25T20:33:00Z">
        <w:r w:rsidR="00CA0E09">
          <w:rPr>
            <w:rFonts w:ascii="Arial" w:hAnsi="Arial" w:cs="Arial"/>
          </w:rPr>
          <w:t xml:space="preserve">device is not FDA </w:t>
        </w:r>
        <w:proofErr w:type="spellStart"/>
        <w:proofErr w:type="gramStart"/>
        <w:r w:rsidR="00CA0E09">
          <w:rPr>
            <w:rFonts w:ascii="Arial" w:hAnsi="Arial" w:cs="Arial"/>
          </w:rPr>
          <w:t>approved.</w:t>
        </w:r>
      </w:ins>
      <w:r w:rsidRPr="00AE454A">
        <w:rPr>
          <w:rFonts w:ascii="Arial" w:hAnsi="Arial" w:cs="Arial"/>
        </w:rPr>
        <w:t>You</w:t>
      </w:r>
      <w:proofErr w:type="spellEnd"/>
      <w:proofErr w:type="gramEnd"/>
      <w:r w:rsidRPr="00AE454A">
        <w:rPr>
          <w:rFonts w:ascii="Arial" w:hAnsi="Arial" w:cs="Arial"/>
        </w:rPr>
        <w:t xml:space="preserve"> will be asked to use this device as part of your normal daily routine for up to 90 days following your bladder outlet procedure.</w:t>
      </w:r>
      <w:r w:rsidR="00AE454A">
        <w:rPr>
          <w:rFonts w:ascii="Arial" w:hAnsi="Arial" w:cs="Arial"/>
        </w:rPr>
        <w:t xml:space="preserve"> </w:t>
      </w:r>
      <w:r w:rsidR="00AE454A" w:rsidRPr="00AE454A">
        <w:rPr>
          <w:rFonts w:ascii="Arial" w:hAnsi="Arial" w:cs="Arial"/>
        </w:rPr>
        <w:t xml:space="preserve">When you download the </w:t>
      </w:r>
      <w:r w:rsidR="00AE454A">
        <w:rPr>
          <w:rFonts w:ascii="Arial" w:hAnsi="Arial" w:cs="Arial"/>
        </w:rPr>
        <w:t xml:space="preserve">Throne </w:t>
      </w:r>
      <w:r w:rsidR="00AE454A" w:rsidRPr="00AE454A">
        <w:rPr>
          <w:rFonts w:ascii="Arial" w:hAnsi="Arial" w:cs="Arial"/>
        </w:rPr>
        <w:t>app, you will need to agree to the app’s Terms of Use, which are separate from this consent form.</w:t>
      </w:r>
      <w:r w:rsidRPr="00AE454A">
        <w:rPr>
          <w:rFonts w:ascii="Arial" w:hAnsi="Arial" w:cs="Arial"/>
        </w:rPr>
        <w:t xml:space="preserve"> Data will automatically sync to the study team through the </w:t>
      </w:r>
      <w:proofErr w:type="spellStart"/>
      <w:r w:rsidRPr="00AE454A">
        <w:rPr>
          <w:rFonts w:ascii="Arial" w:hAnsi="Arial" w:cs="Arial"/>
        </w:rPr>
        <w:t>StreamSync</w:t>
      </w:r>
      <w:proofErr w:type="spellEnd"/>
      <w:r w:rsidRPr="00AE454A">
        <w:rPr>
          <w:rFonts w:ascii="Arial" w:hAnsi="Arial" w:cs="Arial"/>
        </w:rPr>
        <w:t xml:space="preserve"> application.</w:t>
      </w:r>
      <w:r w:rsidR="00AE454A">
        <w:rPr>
          <w:rFonts w:ascii="Arial" w:hAnsi="Arial" w:cs="Arial"/>
        </w:rPr>
        <w:t xml:space="preserve"> </w:t>
      </w:r>
    </w:p>
    <w:p w14:paraId="2B2A268C" w14:textId="77777777" w:rsidR="00AE454A" w:rsidRPr="00AE454A" w:rsidRDefault="00AE454A" w:rsidP="00AE454A">
      <w:pPr>
        <w:pStyle w:val="NormalWeb"/>
        <w:ind w:left="360"/>
        <w:rPr>
          <w:rFonts w:ascii="Arial" w:hAnsi="Arial" w:cs="Arial"/>
        </w:rPr>
      </w:pPr>
    </w:p>
    <w:p w14:paraId="2826366B" w14:textId="77777777" w:rsidR="00455DE0" w:rsidRPr="00AE454A" w:rsidRDefault="00455DE0" w:rsidP="00455DE0">
      <w:pPr>
        <w:pStyle w:val="NormalWeb"/>
        <w:numPr>
          <w:ilvl w:val="0"/>
          <w:numId w:val="23"/>
        </w:numPr>
        <w:rPr>
          <w:rFonts w:ascii="Arial" w:hAnsi="Arial" w:cs="Arial"/>
        </w:rPr>
      </w:pPr>
      <w:proofErr w:type="spellStart"/>
      <w:r w:rsidRPr="00AE454A">
        <w:rPr>
          <w:rStyle w:val="Strong"/>
          <w:rFonts w:ascii="Arial" w:hAnsi="Arial" w:cs="Arial"/>
        </w:rPr>
        <w:t>StreamSync</w:t>
      </w:r>
      <w:proofErr w:type="spellEnd"/>
      <w:r w:rsidRPr="00AE454A">
        <w:rPr>
          <w:rStyle w:val="Strong"/>
          <w:rFonts w:ascii="Arial" w:hAnsi="Arial" w:cs="Arial"/>
        </w:rPr>
        <w:t xml:space="preserve"> Smartphone Application</w:t>
      </w:r>
      <w:r w:rsidRPr="00AE454A">
        <w:rPr>
          <w:rFonts w:ascii="Arial" w:hAnsi="Arial" w:cs="Arial"/>
        </w:rPr>
        <w:br/>
        <w:t xml:space="preserve">You will be asked to download the </w:t>
      </w:r>
      <w:proofErr w:type="spellStart"/>
      <w:r w:rsidRPr="00AE454A">
        <w:rPr>
          <w:rFonts w:ascii="Arial" w:hAnsi="Arial" w:cs="Arial"/>
        </w:rPr>
        <w:t>StreamSync</w:t>
      </w:r>
      <w:proofErr w:type="spellEnd"/>
      <w:r w:rsidRPr="00AE454A">
        <w:rPr>
          <w:rFonts w:ascii="Arial" w:hAnsi="Arial" w:cs="Arial"/>
        </w:rPr>
        <w:t xml:space="preserve"> iPhone application developed by Stanford Biodesign. This app will:</w:t>
      </w:r>
    </w:p>
    <w:p w14:paraId="5D028222" w14:textId="77777777" w:rsidR="00455DE0" w:rsidRPr="00AE454A" w:rsidRDefault="00455DE0" w:rsidP="00455DE0">
      <w:pPr>
        <w:pStyle w:val="NormalWeb"/>
        <w:numPr>
          <w:ilvl w:val="0"/>
          <w:numId w:val="24"/>
        </w:numPr>
        <w:rPr>
          <w:rFonts w:ascii="Arial" w:hAnsi="Arial" w:cs="Arial"/>
        </w:rPr>
      </w:pPr>
      <w:r w:rsidRPr="00AE454A">
        <w:rPr>
          <w:rFonts w:ascii="Arial" w:hAnsi="Arial" w:cs="Arial"/>
        </w:rPr>
        <w:t>Sync your uroflow data from the Throne device</w:t>
      </w:r>
    </w:p>
    <w:p w14:paraId="44473555" w14:textId="77777777" w:rsidR="00455DE0" w:rsidRPr="00AE454A" w:rsidRDefault="00455DE0" w:rsidP="00455DE0">
      <w:pPr>
        <w:pStyle w:val="NormalWeb"/>
        <w:numPr>
          <w:ilvl w:val="0"/>
          <w:numId w:val="24"/>
        </w:numPr>
        <w:rPr>
          <w:rFonts w:ascii="Arial" w:hAnsi="Arial" w:cs="Arial"/>
        </w:rPr>
      </w:pPr>
      <w:r w:rsidRPr="00AE454A">
        <w:rPr>
          <w:rFonts w:ascii="Arial" w:hAnsi="Arial" w:cs="Arial"/>
        </w:rPr>
        <w:t>Collect daily symptom tracking (e.g., urinary frequency, urgency, nocturia, incomplete emptying, pain)</w:t>
      </w:r>
    </w:p>
    <w:p w14:paraId="7AD5D5B1" w14:textId="77777777" w:rsidR="00455DE0" w:rsidRPr="00AE454A" w:rsidRDefault="00455DE0" w:rsidP="00455DE0">
      <w:pPr>
        <w:pStyle w:val="NormalWeb"/>
        <w:numPr>
          <w:ilvl w:val="0"/>
          <w:numId w:val="24"/>
        </w:numPr>
        <w:rPr>
          <w:rFonts w:ascii="Arial" w:hAnsi="Arial" w:cs="Arial"/>
        </w:rPr>
      </w:pPr>
      <w:r w:rsidRPr="00AE454A">
        <w:rPr>
          <w:rFonts w:ascii="Arial" w:hAnsi="Arial" w:cs="Arial"/>
        </w:rPr>
        <w:t>Collect wearable health data from Apple Health if you choose to link it</w:t>
      </w:r>
    </w:p>
    <w:p w14:paraId="10D8995F" w14:textId="77777777" w:rsidR="00455DE0" w:rsidRPr="00AE454A" w:rsidRDefault="00455DE0" w:rsidP="00455DE0">
      <w:pPr>
        <w:pStyle w:val="NormalWeb"/>
        <w:numPr>
          <w:ilvl w:val="0"/>
          <w:numId w:val="25"/>
        </w:numPr>
        <w:rPr>
          <w:rFonts w:ascii="Arial" w:hAnsi="Arial" w:cs="Arial"/>
        </w:rPr>
      </w:pPr>
      <w:r w:rsidRPr="00AE454A">
        <w:rPr>
          <w:rStyle w:val="Strong"/>
          <w:rFonts w:ascii="Arial" w:hAnsi="Arial" w:cs="Arial"/>
        </w:rPr>
        <w:t>Daily Symptom Tracking</w:t>
      </w:r>
      <w:r w:rsidRPr="00AE454A">
        <w:rPr>
          <w:rFonts w:ascii="Arial" w:hAnsi="Arial" w:cs="Arial"/>
        </w:rPr>
        <w:br/>
        <w:t>You will be asked to answer short daily symptom questions through the app. These will take less than 1–2 minutes per day.</w:t>
      </w:r>
    </w:p>
    <w:p w14:paraId="60809CAA" w14:textId="77777777" w:rsidR="00455DE0" w:rsidRPr="00AE454A" w:rsidRDefault="00455DE0" w:rsidP="00455DE0">
      <w:pPr>
        <w:pStyle w:val="NormalWeb"/>
        <w:numPr>
          <w:ilvl w:val="0"/>
          <w:numId w:val="25"/>
        </w:numPr>
        <w:rPr>
          <w:rFonts w:ascii="Arial" w:hAnsi="Arial" w:cs="Arial"/>
        </w:rPr>
      </w:pPr>
      <w:r w:rsidRPr="00AE454A">
        <w:rPr>
          <w:rStyle w:val="Strong"/>
          <w:rFonts w:ascii="Arial" w:hAnsi="Arial" w:cs="Arial"/>
        </w:rPr>
        <w:t>Questionnaires (IPSS)</w:t>
      </w:r>
      <w:r w:rsidRPr="00AE454A">
        <w:rPr>
          <w:rFonts w:ascii="Arial" w:hAnsi="Arial" w:cs="Arial"/>
        </w:rPr>
        <w:br/>
        <w:t>You will be asked to complete symptom questionnaires at:</w:t>
      </w:r>
    </w:p>
    <w:p w14:paraId="410706B7" w14:textId="77777777" w:rsidR="00455DE0" w:rsidRPr="00AE454A" w:rsidRDefault="00455DE0" w:rsidP="00455DE0">
      <w:pPr>
        <w:pStyle w:val="NormalWeb"/>
        <w:numPr>
          <w:ilvl w:val="0"/>
          <w:numId w:val="26"/>
        </w:numPr>
        <w:rPr>
          <w:rFonts w:ascii="Arial" w:hAnsi="Arial" w:cs="Arial"/>
        </w:rPr>
      </w:pPr>
      <w:r w:rsidRPr="00AE454A">
        <w:rPr>
          <w:rFonts w:ascii="Arial" w:hAnsi="Arial" w:cs="Arial"/>
        </w:rPr>
        <w:t>1 month</w:t>
      </w:r>
    </w:p>
    <w:p w14:paraId="459975F8" w14:textId="5B7D3081" w:rsidR="00455DE0" w:rsidRPr="00AE454A" w:rsidDel="000C161B" w:rsidRDefault="00455DE0" w:rsidP="00455DE0">
      <w:pPr>
        <w:pStyle w:val="NormalWeb"/>
        <w:numPr>
          <w:ilvl w:val="0"/>
          <w:numId w:val="26"/>
        </w:numPr>
        <w:rPr>
          <w:del w:id="7" w:author="Daniel Garrett Wong" w:date="2026-04-12T21:55:00Z" w16du:dateUtc="2026-04-13T04:55:00Z"/>
          <w:rFonts w:ascii="Arial" w:hAnsi="Arial" w:cs="Arial"/>
        </w:rPr>
      </w:pPr>
      <w:del w:id="8" w:author="Daniel Garrett Wong" w:date="2026-04-12T21:55:00Z" w16du:dateUtc="2026-04-13T04:55:00Z">
        <w:r w:rsidRPr="00AE454A" w:rsidDel="000C161B">
          <w:rPr>
            <w:rFonts w:ascii="Arial" w:hAnsi="Arial" w:cs="Arial"/>
          </w:rPr>
          <w:delText>3 months</w:delText>
        </w:r>
      </w:del>
    </w:p>
    <w:p w14:paraId="2B4F7C9E" w14:textId="51EAE895" w:rsidR="00455DE0" w:rsidRPr="00AE454A" w:rsidDel="000C161B" w:rsidRDefault="00455DE0" w:rsidP="00455DE0">
      <w:pPr>
        <w:pStyle w:val="NormalWeb"/>
        <w:numPr>
          <w:ilvl w:val="0"/>
          <w:numId w:val="26"/>
        </w:numPr>
        <w:rPr>
          <w:del w:id="9" w:author="Daniel Garrett Wong" w:date="2026-04-12T21:55:00Z" w16du:dateUtc="2026-04-13T04:55:00Z"/>
          <w:rFonts w:ascii="Arial" w:hAnsi="Arial" w:cs="Arial"/>
        </w:rPr>
      </w:pPr>
      <w:del w:id="10" w:author="Daniel Garrett Wong" w:date="2026-04-12T21:55:00Z" w16du:dateUtc="2026-04-13T04:55:00Z">
        <w:r w:rsidRPr="00AE454A" w:rsidDel="000C161B">
          <w:rPr>
            <w:rFonts w:ascii="Arial" w:hAnsi="Arial" w:cs="Arial"/>
          </w:rPr>
          <w:delText>6 months</w:delText>
        </w:r>
      </w:del>
    </w:p>
    <w:p w14:paraId="236C84DA" w14:textId="7E2E0AA5" w:rsidR="00455DE0" w:rsidRDefault="00455DE0" w:rsidP="00455DE0">
      <w:pPr>
        <w:pStyle w:val="NormalWeb"/>
        <w:numPr>
          <w:ilvl w:val="0"/>
          <w:numId w:val="26"/>
        </w:numPr>
        <w:rPr>
          <w:ins w:id="11" w:author="Daniel Garrett Wong" w:date="2026-04-12T21:55:00Z" w16du:dateUtc="2026-04-13T04:55:00Z"/>
          <w:rFonts w:ascii="Arial" w:hAnsi="Arial" w:cs="Arial"/>
        </w:rPr>
      </w:pPr>
      <w:del w:id="12" w:author="Daniel Garrett Wong" w:date="2026-04-12T21:55:00Z" w16du:dateUtc="2026-04-13T04:55:00Z">
        <w:r w:rsidRPr="00AE454A" w:rsidDel="000C161B">
          <w:rPr>
            <w:rFonts w:ascii="Arial" w:hAnsi="Arial" w:cs="Arial"/>
          </w:rPr>
          <w:delText>12 months</w:delText>
        </w:r>
      </w:del>
      <w:ins w:id="13" w:author="Daniel Garrett Wong" w:date="2026-04-12T21:55:00Z" w16du:dateUtc="2026-04-13T04:55:00Z">
        <w:r w:rsidR="000C161B">
          <w:rPr>
            <w:rFonts w:ascii="Arial" w:hAnsi="Arial" w:cs="Arial"/>
          </w:rPr>
          <w:t>2 months</w:t>
        </w:r>
      </w:ins>
    </w:p>
    <w:p w14:paraId="54938B40" w14:textId="4FC4F91B" w:rsidR="000C161B" w:rsidRPr="00AE454A" w:rsidRDefault="000C161B" w:rsidP="00455DE0">
      <w:pPr>
        <w:pStyle w:val="NormalWeb"/>
        <w:numPr>
          <w:ilvl w:val="0"/>
          <w:numId w:val="26"/>
        </w:numPr>
        <w:rPr>
          <w:rFonts w:ascii="Arial" w:hAnsi="Arial" w:cs="Arial"/>
        </w:rPr>
      </w:pPr>
      <w:ins w:id="14" w:author="Daniel Garrett Wong" w:date="2026-04-12T21:55:00Z" w16du:dateUtc="2026-04-13T04:55:00Z">
        <w:r>
          <w:rPr>
            <w:rFonts w:ascii="Arial" w:hAnsi="Arial" w:cs="Arial"/>
          </w:rPr>
          <w:t>3 months</w:t>
        </w:r>
      </w:ins>
    </w:p>
    <w:p w14:paraId="153175AA" w14:textId="77777777" w:rsidR="00455DE0" w:rsidRPr="00AE454A" w:rsidRDefault="00455DE0" w:rsidP="00455DE0">
      <w:pPr>
        <w:pStyle w:val="NormalWeb"/>
        <w:rPr>
          <w:rFonts w:ascii="Arial" w:hAnsi="Arial" w:cs="Arial"/>
        </w:rPr>
      </w:pPr>
      <w:r w:rsidRPr="00AE454A">
        <w:rPr>
          <w:rFonts w:ascii="Arial" w:hAnsi="Arial" w:cs="Arial"/>
        </w:rPr>
        <w:t>Each questionnaire takes approximately 5 minutes.</w:t>
      </w:r>
    </w:p>
    <w:p w14:paraId="257BC5C3" w14:textId="77777777" w:rsidR="00455DE0" w:rsidRPr="00AE454A" w:rsidRDefault="00455DE0" w:rsidP="00455DE0">
      <w:pPr>
        <w:pStyle w:val="NormalWeb"/>
        <w:numPr>
          <w:ilvl w:val="0"/>
          <w:numId w:val="27"/>
        </w:numPr>
        <w:rPr>
          <w:rFonts w:ascii="Arial" w:hAnsi="Arial" w:cs="Arial"/>
        </w:rPr>
      </w:pPr>
      <w:r w:rsidRPr="00AE454A">
        <w:rPr>
          <w:rStyle w:val="Strong"/>
          <w:rFonts w:ascii="Arial" w:hAnsi="Arial" w:cs="Arial"/>
        </w:rPr>
        <w:t>Baseline and Clinical Data Collection</w:t>
      </w:r>
      <w:r w:rsidRPr="00AE454A">
        <w:rPr>
          <w:rFonts w:ascii="Arial" w:hAnsi="Arial" w:cs="Arial"/>
        </w:rPr>
        <w:br/>
        <w:t>We will collect baseline demographic and clinical information and review your medical record for information related to your urinary symptoms and procedure.</w:t>
      </w:r>
    </w:p>
    <w:p w14:paraId="185E9CDD" w14:textId="77777777" w:rsidR="00455DE0" w:rsidRPr="00AE454A" w:rsidRDefault="00455DE0" w:rsidP="00455DE0">
      <w:pPr>
        <w:pStyle w:val="NormalWeb"/>
        <w:numPr>
          <w:ilvl w:val="0"/>
          <w:numId w:val="27"/>
        </w:numPr>
        <w:rPr>
          <w:rFonts w:ascii="Arial" w:hAnsi="Arial" w:cs="Arial"/>
        </w:rPr>
      </w:pPr>
      <w:r w:rsidRPr="00AE454A">
        <w:rPr>
          <w:rStyle w:val="Strong"/>
          <w:rFonts w:ascii="Arial" w:hAnsi="Arial" w:cs="Arial"/>
        </w:rPr>
        <w:t>General Responsibilities</w:t>
      </w:r>
      <w:r w:rsidRPr="00AE454A">
        <w:rPr>
          <w:rFonts w:ascii="Arial" w:hAnsi="Arial" w:cs="Arial"/>
        </w:rPr>
        <w:br/>
        <w:t>As a participant it is your responsibility to:</w:t>
      </w:r>
    </w:p>
    <w:p w14:paraId="00B487A8" w14:textId="77777777" w:rsidR="00455DE0" w:rsidRPr="00AE454A" w:rsidRDefault="00455DE0" w:rsidP="00455DE0">
      <w:pPr>
        <w:pStyle w:val="NormalWeb"/>
        <w:numPr>
          <w:ilvl w:val="0"/>
          <w:numId w:val="28"/>
        </w:numPr>
        <w:rPr>
          <w:rFonts w:ascii="Arial" w:hAnsi="Arial" w:cs="Arial"/>
        </w:rPr>
      </w:pPr>
      <w:r w:rsidRPr="00AE454A">
        <w:rPr>
          <w:rFonts w:ascii="Arial" w:hAnsi="Arial" w:cs="Arial"/>
        </w:rPr>
        <w:t>Follow study instructions for device and app use</w:t>
      </w:r>
    </w:p>
    <w:p w14:paraId="28C4E271" w14:textId="77777777" w:rsidR="00455DE0" w:rsidRPr="00AE454A" w:rsidRDefault="00455DE0" w:rsidP="00455DE0">
      <w:pPr>
        <w:pStyle w:val="NormalWeb"/>
        <w:numPr>
          <w:ilvl w:val="0"/>
          <w:numId w:val="28"/>
        </w:numPr>
        <w:rPr>
          <w:rFonts w:ascii="Arial" w:hAnsi="Arial" w:cs="Arial"/>
        </w:rPr>
      </w:pPr>
      <w:r w:rsidRPr="00AE454A">
        <w:rPr>
          <w:rFonts w:ascii="Arial" w:hAnsi="Arial" w:cs="Arial"/>
        </w:rPr>
        <w:t>Complete questionnaires and symptom tracking</w:t>
      </w:r>
    </w:p>
    <w:p w14:paraId="242FDB8D" w14:textId="77777777" w:rsidR="00455DE0" w:rsidRPr="00AE454A" w:rsidRDefault="00455DE0" w:rsidP="00455DE0">
      <w:pPr>
        <w:pStyle w:val="NormalWeb"/>
        <w:numPr>
          <w:ilvl w:val="0"/>
          <w:numId w:val="28"/>
        </w:numPr>
        <w:rPr>
          <w:rFonts w:ascii="Arial" w:hAnsi="Arial" w:cs="Arial"/>
        </w:rPr>
      </w:pPr>
      <w:r w:rsidRPr="00AE454A">
        <w:rPr>
          <w:rFonts w:ascii="Arial" w:hAnsi="Arial" w:cs="Arial"/>
        </w:rPr>
        <w:t>Ask questions if anything is unclear</w:t>
      </w:r>
    </w:p>
    <w:p w14:paraId="5B066EAD" w14:textId="77777777" w:rsidR="00455DE0" w:rsidRPr="00AE454A" w:rsidRDefault="00455DE0" w:rsidP="00455DE0">
      <w:pPr>
        <w:pStyle w:val="NormalWeb"/>
        <w:numPr>
          <w:ilvl w:val="0"/>
          <w:numId w:val="28"/>
        </w:numPr>
        <w:rPr>
          <w:rFonts w:ascii="Arial" w:hAnsi="Arial" w:cs="Arial"/>
        </w:rPr>
      </w:pPr>
      <w:r w:rsidRPr="00AE454A">
        <w:rPr>
          <w:rFonts w:ascii="Arial" w:hAnsi="Arial" w:cs="Arial"/>
        </w:rPr>
        <w:t>Notify the study team if you wish to withdraw</w:t>
      </w:r>
    </w:p>
    <w:p w14:paraId="53FEDC0D" w14:textId="7CE220EF" w:rsidR="00ED516A" w:rsidRDefault="00ED516A" w:rsidP="00AE222D">
      <w:pPr>
        <w:pStyle w:val="ListParagraph"/>
        <w:autoSpaceDE w:val="0"/>
        <w:autoSpaceDN w:val="0"/>
        <w:adjustRightInd w:val="0"/>
        <w:rPr>
          <w:rFonts w:ascii="Tahoma" w:hAnsi="Tahoma" w:cs="Tahoma"/>
        </w:rPr>
      </w:pPr>
    </w:p>
    <w:p w14:paraId="35B9AC3C" w14:textId="77777777" w:rsidR="005C30B5" w:rsidRDefault="005C30B5" w:rsidP="005C30B5">
      <w:pPr>
        <w:ind w:right="-144"/>
        <w:rPr>
          <w:rFonts w:ascii="Tahoma" w:hAnsi="Tahoma" w:cs="Tahoma"/>
          <w:color w:val="000000" w:themeColor="text1"/>
        </w:rPr>
      </w:pPr>
    </w:p>
    <w:p w14:paraId="1625FDAD" w14:textId="77777777" w:rsidR="00ED516A" w:rsidRDefault="00ED516A" w:rsidP="00ED516A">
      <w:pPr>
        <w:pBdr>
          <w:top w:val="single" w:sz="4" w:space="1" w:color="000000"/>
          <w:left w:val="single" w:sz="4" w:space="4" w:color="000000"/>
          <w:bottom w:val="single" w:sz="4" w:space="1" w:color="000000"/>
          <w:right w:val="single" w:sz="4" w:space="4" w:color="000000"/>
          <w:between w:val="nil"/>
        </w:pBdr>
        <w:rPr>
          <w:rFonts w:ascii="Tahoma" w:eastAsia="Tahoma" w:hAnsi="Tahoma" w:cs="Tahoma"/>
          <w:b/>
          <w:color w:val="000000"/>
        </w:rPr>
      </w:pPr>
      <w:r>
        <w:rPr>
          <w:rFonts w:ascii="Tahoma" w:eastAsia="Tahoma" w:hAnsi="Tahoma" w:cs="Tahoma"/>
          <w:b/>
          <w:color w:val="000000"/>
        </w:rPr>
        <w:t>WITHDRAWAL FROM STUDY</w:t>
      </w:r>
    </w:p>
    <w:p w14:paraId="4A819D7B" w14:textId="77777777" w:rsidR="00ED516A" w:rsidRDefault="00ED516A" w:rsidP="00ED516A">
      <w:pPr>
        <w:pBdr>
          <w:top w:val="nil"/>
          <w:left w:val="nil"/>
          <w:bottom w:val="nil"/>
          <w:right w:val="nil"/>
          <w:between w:val="nil"/>
        </w:pBdr>
        <w:rPr>
          <w:rFonts w:ascii="Tahoma" w:eastAsia="Tahoma" w:hAnsi="Tahoma" w:cs="Tahoma"/>
          <w:color w:val="000000"/>
        </w:rPr>
      </w:pPr>
    </w:p>
    <w:p w14:paraId="69834409" w14:textId="77777777" w:rsidR="00ED516A" w:rsidRDefault="00ED516A" w:rsidP="00ED516A">
      <w:pPr>
        <w:pBdr>
          <w:top w:val="nil"/>
          <w:left w:val="nil"/>
          <w:bottom w:val="nil"/>
          <w:right w:val="nil"/>
          <w:between w:val="nil"/>
        </w:pBdr>
        <w:rPr>
          <w:rFonts w:ascii="Tahoma" w:eastAsia="Tahoma" w:hAnsi="Tahoma" w:cs="Tahoma"/>
          <w:color w:val="000000"/>
        </w:rPr>
      </w:pPr>
      <w:r>
        <w:rPr>
          <w:rFonts w:ascii="Tahoma" w:eastAsia="Tahoma" w:hAnsi="Tahoma" w:cs="Tahoma"/>
          <w:color w:val="000000"/>
        </w:rPr>
        <w:t xml:space="preserve">If you first agree to participate and then you change your mind, you are free to withdraw your consent and discontinue your participation at any time.  Your decision will not affect your ability to receive medical care for your </w:t>
      </w:r>
      <w:proofErr w:type="gramStart"/>
      <w:r>
        <w:rPr>
          <w:rFonts w:ascii="Tahoma" w:eastAsia="Tahoma" w:hAnsi="Tahoma" w:cs="Tahoma"/>
          <w:color w:val="000000"/>
        </w:rPr>
        <w:t>disease</w:t>
      </w:r>
      <w:proofErr w:type="gramEnd"/>
      <w:r>
        <w:rPr>
          <w:rFonts w:ascii="Tahoma" w:eastAsia="Tahoma" w:hAnsi="Tahoma" w:cs="Tahoma"/>
          <w:color w:val="000000"/>
        </w:rPr>
        <w:t xml:space="preserve"> and you will not lose any benefits to which you would otherwise be entitled. </w:t>
      </w:r>
    </w:p>
    <w:p w14:paraId="6BD5EAA1" w14:textId="77777777" w:rsidR="00ED516A" w:rsidRDefault="00ED516A" w:rsidP="00ED516A">
      <w:pPr>
        <w:pBdr>
          <w:top w:val="nil"/>
          <w:left w:val="nil"/>
          <w:bottom w:val="nil"/>
          <w:right w:val="nil"/>
          <w:between w:val="nil"/>
        </w:pBdr>
        <w:rPr>
          <w:rFonts w:ascii="Tahoma" w:eastAsia="Tahoma" w:hAnsi="Tahoma" w:cs="Tahoma"/>
          <w:i/>
          <w:color w:val="FF0000"/>
        </w:rPr>
      </w:pPr>
    </w:p>
    <w:p w14:paraId="089708C5" w14:textId="77777777" w:rsidR="00ED516A" w:rsidRPr="0093187E" w:rsidRDefault="00ED516A" w:rsidP="00ED516A">
      <w:pPr>
        <w:pBdr>
          <w:top w:val="nil"/>
          <w:left w:val="nil"/>
          <w:bottom w:val="nil"/>
          <w:right w:val="nil"/>
          <w:between w:val="nil"/>
        </w:pBdr>
        <w:rPr>
          <w:rFonts w:ascii="Tahoma" w:eastAsia="Tahoma" w:hAnsi="Tahoma" w:cs="Tahoma"/>
          <w:color w:val="FF0000"/>
        </w:rPr>
      </w:pPr>
      <w:r>
        <w:rPr>
          <w:rFonts w:ascii="Tahoma" w:eastAsia="Tahoma" w:hAnsi="Tahoma" w:cs="Tahoma"/>
          <w:color w:val="000000"/>
        </w:rPr>
        <w:t xml:space="preserve">If you decide to withdraw your consent to participate in this study, you should notify </w:t>
      </w:r>
      <w:r>
        <w:rPr>
          <w:rFonts w:ascii="Tahoma" w:eastAsia="Tahoma" w:hAnsi="Tahoma" w:cs="Tahoma"/>
          <w:color w:val="66A0FF"/>
        </w:rPr>
        <w:t xml:space="preserve">Ryan Sun MD </w:t>
      </w:r>
      <w:r>
        <w:rPr>
          <w:rFonts w:ascii="Tahoma" w:eastAsia="Tahoma" w:hAnsi="Tahoma" w:cs="Tahoma"/>
          <w:color w:val="000000"/>
        </w:rPr>
        <w:t xml:space="preserve">at </w:t>
      </w:r>
      <w:r>
        <w:rPr>
          <w:rFonts w:ascii="Tahoma" w:eastAsia="Tahoma" w:hAnsi="Tahoma" w:cs="Tahoma"/>
          <w:color w:val="66A0FF"/>
        </w:rPr>
        <w:t>713-677-1764</w:t>
      </w:r>
      <w:r>
        <w:rPr>
          <w:rFonts w:ascii="Tahoma" w:eastAsia="Tahoma" w:hAnsi="Tahoma" w:cs="Tahoma"/>
          <w:color w:val="000000"/>
        </w:rPr>
        <w:t>.</w:t>
      </w:r>
      <w:r>
        <w:rPr>
          <w:rFonts w:ascii="Tahoma" w:eastAsia="Tahoma" w:hAnsi="Tahoma" w:cs="Tahoma"/>
          <w:color w:val="FF0000"/>
        </w:rPr>
        <w:t xml:space="preserve"> </w:t>
      </w:r>
      <w:r w:rsidRPr="00CA0E09">
        <w:rPr>
          <w:rFonts w:ascii="Tahoma" w:eastAsia="Tahoma" w:hAnsi="Tahoma" w:cs="Tahoma"/>
          <w:color w:val="000000" w:themeColor="text1"/>
          <w:rPrChange w:id="15" w:author="Microsoft Office User" w:date="2026-03-25T13:33:00Z" w16du:dateUtc="2026-03-25T20:33:00Z">
            <w:rPr>
              <w:rFonts w:ascii="Tahoma" w:eastAsia="Tahoma" w:hAnsi="Tahoma" w:cs="Tahoma"/>
              <w:color w:val="FF0000"/>
            </w:rPr>
          </w:rPrChange>
        </w:rPr>
        <w:t xml:space="preserve">After withdrawing from the study your data will no longer be collected </w:t>
      </w:r>
      <w:r w:rsidRPr="00CA0E09">
        <w:rPr>
          <w:rFonts w:ascii="Tahoma" w:eastAsia="Tahoma" w:hAnsi="Tahoma" w:cs="Tahoma"/>
          <w:color w:val="000000" w:themeColor="text1"/>
          <w:rPrChange w:id="16" w:author="Microsoft Office User" w:date="2026-03-25T13:33:00Z" w16du:dateUtc="2026-03-25T20:33:00Z">
            <w:rPr>
              <w:rFonts w:ascii="Tahoma" w:eastAsia="Tahoma" w:hAnsi="Tahoma" w:cs="Tahoma"/>
              <w:color w:val="FF0000"/>
            </w:rPr>
          </w:rPrChange>
        </w:rPr>
        <w:lastRenderedPageBreak/>
        <w:t>from that point forward. You will not be able to use the home uroflow devices as part of the study.</w:t>
      </w:r>
    </w:p>
    <w:p w14:paraId="25381ECC" w14:textId="77777777" w:rsidR="00ED516A" w:rsidRDefault="00ED516A" w:rsidP="00ED516A">
      <w:pPr>
        <w:pBdr>
          <w:top w:val="nil"/>
          <w:left w:val="nil"/>
          <w:bottom w:val="nil"/>
          <w:right w:val="nil"/>
          <w:between w:val="nil"/>
        </w:pBdr>
        <w:rPr>
          <w:rFonts w:ascii="Tahoma" w:eastAsia="Tahoma" w:hAnsi="Tahoma" w:cs="Tahoma"/>
          <w:color w:val="000000"/>
        </w:rPr>
      </w:pPr>
    </w:p>
    <w:p w14:paraId="7502388B" w14:textId="77777777" w:rsidR="00ED516A" w:rsidRDefault="00ED516A" w:rsidP="00ED516A">
      <w:pPr>
        <w:pBdr>
          <w:top w:val="nil"/>
          <w:left w:val="nil"/>
          <w:bottom w:val="nil"/>
          <w:right w:val="nil"/>
          <w:between w:val="nil"/>
        </w:pBdr>
        <w:ind w:left="360" w:right="720"/>
        <w:rPr>
          <w:rFonts w:ascii="Tahoma" w:eastAsia="Tahoma" w:hAnsi="Tahoma" w:cs="Tahoma"/>
          <w:color w:val="FF0000"/>
        </w:rPr>
      </w:pPr>
    </w:p>
    <w:p w14:paraId="714034CA" w14:textId="77777777" w:rsidR="00ED516A" w:rsidRDefault="00ED516A" w:rsidP="00ED516A">
      <w:pPr>
        <w:pBdr>
          <w:top w:val="nil"/>
          <w:left w:val="nil"/>
          <w:bottom w:val="nil"/>
          <w:right w:val="nil"/>
          <w:between w:val="nil"/>
        </w:pBdr>
        <w:ind w:left="360"/>
        <w:rPr>
          <w:rFonts w:ascii="Tahoma" w:eastAsia="Tahoma" w:hAnsi="Tahoma" w:cs="Tahoma"/>
          <w:color w:val="FF0000"/>
        </w:rPr>
      </w:pPr>
      <w:r>
        <w:rPr>
          <w:rFonts w:ascii="Tahoma" w:eastAsia="Tahoma" w:hAnsi="Tahoma" w:cs="Tahoma"/>
          <w:color w:val="000000"/>
        </w:rPr>
        <w:t xml:space="preserve">The Protocol Director may also withdraw you from the study without your consent for one or more of the following reasons: </w:t>
      </w:r>
      <w:r>
        <w:rPr>
          <w:rFonts w:ascii="Tahoma" w:eastAsia="Tahoma" w:hAnsi="Tahoma" w:cs="Tahoma"/>
          <w:i/>
          <w:color w:val="000000"/>
        </w:rPr>
        <w:t xml:space="preserve"> </w:t>
      </w:r>
    </w:p>
    <w:p w14:paraId="473612CF" w14:textId="77777777" w:rsidR="00ED516A" w:rsidRDefault="00ED516A" w:rsidP="00ED516A">
      <w:pPr>
        <w:numPr>
          <w:ilvl w:val="1"/>
          <w:numId w:val="22"/>
        </w:numPr>
        <w:ind w:right="720"/>
        <w:rPr>
          <w:rFonts w:ascii="Tahoma" w:eastAsia="Tahoma" w:hAnsi="Tahoma" w:cs="Tahoma"/>
        </w:rPr>
      </w:pPr>
      <w:r>
        <w:rPr>
          <w:rFonts w:ascii="Tahoma" w:eastAsia="Tahoma" w:hAnsi="Tahoma" w:cs="Tahoma"/>
        </w:rPr>
        <w:t>Failure to follow the instructions of the Protocol Director and study staff.</w:t>
      </w:r>
    </w:p>
    <w:p w14:paraId="007C588F" w14:textId="77777777" w:rsidR="00ED516A" w:rsidRDefault="00ED516A" w:rsidP="00ED516A">
      <w:pPr>
        <w:numPr>
          <w:ilvl w:val="1"/>
          <w:numId w:val="22"/>
        </w:numPr>
        <w:ind w:right="720"/>
        <w:rPr>
          <w:rFonts w:ascii="Tahoma" w:eastAsia="Tahoma" w:hAnsi="Tahoma" w:cs="Tahoma"/>
        </w:rPr>
      </w:pPr>
      <w:r>
        <w:rPr>
          <w:rFonts w:ascii="Tahoma" w:eastAsia="Tahoma" w:hAnsi="Tahoma" w:cs="Tahoma"/>
        </w:rPr>
        <w:t>Failure to record measurements</w:t>
      </w:r>
    </w:p>
    <w:p w14:paraId="3D5E12C2" w14:textId="77777777" w:rsidR="00ED516A" w:rsidRDefault="00ED516A" w:rsidP="00ED516A">
      <w:pPr>
        <w:numPr>
          <w:ilvl w:val="1"/>
          <w:numId w:val="22"/>
        </w:numPr>
        <w:ind w:right="720"/>
        <w:rPr>
          <w:rFonts w:ascii="Tahoma" w:eastAsia="Tahoma" w:hAnsi="Tahoma" w:cs="Tahoma"/>
        </w:rPr>
      </w:pPr>
      <w:r>
        <w:rPr>
          <w:rFonts w:ascii="Tahoma" w:eastAsia="Tahoma" w:hAnsi="Tahoma" w:cs="Tahoma"/>
        </w:rPr>
        <w:t>The Protocol Director decides that continuing your participation could be harmful to you.</w:t>
      </w:r>
    </w:p>
    <w:p w14:paraId="5D0267C7" w14:textId="77777777" w:rsidR="00ED516A" w:rsidRDefault="00ED516A" w:rsidP="00ED516A">
      <w:pPr>
        <w:numPr>
          <w:ilvl w:val="1"/>
          <w:numId w:val="22"/>
        </w:numPr>
        <w:ind w:right="720"/>
        <w:rPr>
          <w:rFonts w:ascii="Tahoma" w:eastAsia="Tahoma" w:hAnsi="Tahoma" w:cs="Tahoma"/>
        </w:rPr>
      </w:pPr>
      <w:r>
        <w:rPr>
          <w:rFonts w:ascii="Tahoma" w:eastAsia="Tahoma" w:hAnsi="Tahoma" w:cs="Tahoma"/>
        </w:rPr>
        <w:t xml:space="preserve">The study is cancelled. </w:t>
      </w:r>
    </w:p>
    <w:p w14:paraId="54D19408" w14:textId="77777777" w:rsidR="00ED516A" w:rsidRDefault="00ED516A" w:rsidP="005C30B5">
      <w:pPr>
        <w:ind w:right="-144"/>
        <w:rPr>
          <w:rFonts w:ascii="Tahoma" w:hAnsi="Tahoma" w:cs="Tahoma"/>
          <w:color w:val="000000" w:themeColor="text1"/>
        </w:rPr>
      </w:pPr>
    </w:p>
    <w:p w14:paraId="42E76A2A" w14:textId="77777777" w:rsidR="00ED516A" w:rsidRPr="00DE1553" w:rsidRDefault="00ED516A" w:rsidP="005C30B5">
      <w:pPr>
        <w:ind w:right="-144"/>
        <w:rPr>
          <w:rFonts w:ascii="Tahoma" w:hAnsi="Tahoma" w:cs="Tahoma"/>
          <w:color w:val="000000" w:themeColor="text1"/>
        </w:rPr>
      </w:pPr>
    </w:p>
    <w:p w14:paraId="2F1141E1" w14:textId="1F6B8615" w:rsidR="005C30B5" w:rsidRPr="00DE1553" w:rsidRDefault="00EC7BC3" w:rsidP="005C30B5">
      <w:pPr>
        <w:pStyle w:val="NormalWeb"/>
        <w:spacing w:before="0" w:beforeAutospacing="0" w:after="0" w:afterAutospacing="0"/>
        <w:rPr>
          <w:rFonts w:ascii="Tahoma" w:hAnsi="Tahoma" w:cs="Tahoma"/>
          <w:iCs/>
          <w:color w:val="000000" w:themeColor="text1"/>
          <w:u w:val="single"/>
        </w:rPr>
      </w:pPr>
      <w:r w:rsidRPr="00DE1553">
        <w:rPr>
          <w:rFonts w:ascii="Tahoma" w:hAnsi="Tahoma" w:cs="Tahoma"/>
          <w:iCs/>
          <w:color w:val="000000" w:themeColor="text1"/>
          <w:u w:val="single"/>
        </w:rPr>
        <w:t xml:space="preserve">Future use of Private Information </w:t>
      </w:r>
    </w:p>
    <w:p w14:paraId="4E5164B9" w14:textId="77777777" w:rsidR="00BC78BD" w:rsidRDefault="00BC78BD" w:rsidP="00BC78BD">
      <w:pPr>
        <w:rPr>
          <w:rFonts w:ascii="Tahoma" w:hAnsi="Tahoma" w:cs="Tahoma"/>
          <w:color w:val="000000" w:themeColor="text1"/>
        </w:rPr>
      </w:pPr>
      <w:r w:rsidRPr="0021794B">
        <w:rPr>
          <w:rFonts w:ascii="Tahoma" w:hAnsi="Tahoma" w:cs="Tahoma"/>
          <w:color w:val="000000" w:themeColor="text1"/>
        </w:rPr>
        <w:t xml:space="preserve">Identifiers might be removed from identifiable private </w:t>
      </w:r>
      <w:proofErr w:type="gramStart"/>
      <w:r w:rsidRPr="0021794B">
        <w:rPr>
          <w:rFonts w:ascii="Tahoma" w:hAnsi="Tahoma" w:cs="Tahoma"/>
          <w:color w:val="000000" w:themeColor="text1"/>
        </w:rPr>
        <w:t>information</w:t>
      </w:r>
      <w:proofErr w:type="gramEnd"/>
      <w:r w:rsidRPr="0021794B">
        <w:rPr>
          <w:rFonts w:ascii="Tahoma" w:hAnsi="Tahoma" w:cs="Tahoma"/>
          <w:color w:val="000000" w:themeColor="text1"/>
        </w:rPr>
        <w:t xml:space="preserve"> and, after such removal, the information could be used for future research studies or distributed to another investigator for future research studies without additional informed consent from</w:t>
      </w:r>
    </w:p>
    <w:p w14:paraId="414BDFB6" w14:textId="77777777" w:rsidR="00ED516A" w:rsidRPr="00DE1553" w:rsidRDefault="00ED516A" w:rsidP="005C30B5">
      <w:pPr>
        <w:ind w:right="720"/>
        <w:rPr>
          <w:rFonts w:ascii="Tahoma" w:hAnsi="Tahoma" w:cs="Tahoma"/>
          <w:color w:val="000000" w:themeColor="text1"/>
        </w:rPr>
      </w:pPr>
    </w:p>
    <w:p w14:paraId="2BC329AF" w14:textId="77777777" w:rsidR="00282BA7" w:rsidRPr="00DE1553" w:rsidRDefault="00282BA7" w:rsidP="005C30B5">
      <w:pPr>
        <w:ind w:right="720"/>
        <w:rPr>
          <w:rFonts w:ascii="Tahoma" w:hAnsi="Tahoma" w:cs="Tahoma"/>
          <w:color w:val="000000" w:themeColor="text1"/>
        </w:rPr>
      </w:pPr>
    </w:p>
    <w:p w14:paraId="3412007A" w14:textId="08AD5C22" w:rsidR="001577DF" w:rsidRPr="00BB240F" w:rsidRDefault="00E33CA1" w:rsidP="001B64BF">
      <w:pPr>
        <w:pStyle w:val="NormalWeb"/>
        <w:spacing w:before="0" w:beforeAutospacing="0" w:after="0" w:afterAutospacing="0"/>
        <w:ind w:right="180"/>
        <w:rPr>
          <w:rFonts w:ascii="Tahoma" w:hAnsi="Tahoma" w:cs="Tahoma"/>
          <w:bCs/>
          <w:color w:val="000000" w:themeColor="text1"/>
        </w:rPr>
      </w:pPr>
      <w:r w:rsidRPr="00DE1553">
        <w:rPr>
          <w:rFonts w:ascii="Tahoma" w:hAnsi="Tahoma" w:cs="Tahoma"/>
          <w:b/>
          <w:bCs/>
          <w:color w:val="000000" w:themeColor="text1"/>
        </w:rPr>
        <w:t>RISKS AND BENEFITS:</w:t>
      </w:r>
      <w:r w:rsidRPr="00DE1553">
        <w:rPr>
          <w:rFonts w:ascii="Tahoma" w:hAnsi="Tahoma" w:cs="Tahoma"/>
          <w:color w:val="000000" w:themeColor="text1"/>
        </w:rPr>
        <w:t xml:space="preserve"> The risks associated with this study are </w:t>
      </w:r>
      <w:r w:rsidR="004E71A7" w:rsidRPr="00DE1553">
        <w:rPr>
          <w:rFonts w:ascii="Tahoma" w:hAnsi="Tahoma" w:cs="Tahoma"/>
          <w:bCs/>
          <w:color w:val="000000" w:themeColor="text1"/>
        </w:rPr>
        <w:t>the time required to download</w:t>
      </w:r>
      <w:r w:rsidR="00BB240F">
        <w:rPr>
          <w:rFonts w:ascii="Tahoma" w:hAnsi="Tahoma" w:cs="Tahoma"/>
          <w:bCs/>
          <w:color w:val="000000" w:themeColor="text1"/>
        </w:rPr>
        <w:t>, set up, and use the smartphone uroflow app for the week</w:t>
      </w:r>
      <w:r w:rsidR="004E71A7" w:rsidRPr="00DE1553">
        <w:rPr>
          <w:rFonts w:ascii="Tahoma" w:hAnsi="Tahoma" w:cs="Tahoma"/>
          <w:bCs/>
          <w:color w:val="000000" w:themeColor="text1"/>
        </w:rPr>
        <w:t>.</w:t>
      </w:r>
      <w:r w:rsidR="000E7FE6" w:rsidRPr="00DE1553">
        <w:rPr>
          <w:rFonts w:ascii="Tahoma" w:hAnsi="Tahoma" w:cs="Tahoma"/>
          <w:bCs/>
          <w:color w:val="000000" w:themeColor="text1"/>
        </w:rPr>
        <w:t xml:space="preserve"> There is also a very small risk of </w:t>
      </w:r>
      <w:r w:rsidR="00B1030C" w:rsidRPr="00DE1553">
        <w:rPr>
          <w:rFonts w:ascii="Tahoma" w:hAnsi="Tahoma" w:cs="Tahoma"/>
          <w:bCs/>
          <w:color w:val="000000" w:themeColor="text1"/>
        </w:rPr>
        <w:t xml:space="preserve">inadvertent </w:t>
      </w:r>
      <w:r w:rsidR="000E7FE6" w:rsidRPr="00DE1553">
        <w:rPr>
          <w:rFonts w:ascii="Tahoma" w:hAnsi="Tahoma" w:cs="Tahoma"/>
          <w:bCs/>
          <w:color w:val="000000" w:themeColor="text1"/>
        </w:rPr>
        <w:t xml:space="preserve">disclosure of health information related to </w:t>
      </w:r>
      <w:r w:rsidR="00BB240F">
        <w:rPr>
          <w:rFonts w:ascii="Tahoma" w:hAnsi="Tahoma" w:cs="Tahoma"/>
          <w:bCs/>
          <w:color w:val="000000" w:themeColor="text1"/>
        </w:rPr>
        <w:t>your voiding data</w:t>
      </w:r>
      <w:r w:rsidR="00B1030C" w:rsidRPr="00DE1553">
        <w:rPr>
          <w:rFonts w:ascii="Tahoma" w:hAnsi="Tahoma" w:cs="Tahoma"/>
          <w:bCs/>
          <w:color w:val="000000" w:themeColor="text1"/>
        </w:rPr>
        <w:t xml:space="preserve">. </w:t>
      </w:r>
      <w:r w:rsidR="001577DF" w:rsidRPr="002756FC">
        <w:rPr>
          <w:rFonts w:ascii="Tahoma" w:hAnsi="Tahoma" w:cs="Tahoma"/>
        </w:rPr>
        <w:t xml:space="preserve">Even though we will do all we can to protect your privacy, there is a very small possibility that someone could see or use your data without permission. For example, it is possible there could be a security breach of the computer systems that store your private information. </w:t>
      </w:r>
    </w:p>
    <w:p w14:paraId="6F51C453" w14:textId="52946C42" w:rsidR="00E33CA1" w:rsidRPr="00DE1553" w:rsidRDefault="00E33CA1" w:rsidP="001B64BF">
      <w:pPr>
        <w:pStyle w:val="NormalWeb"/>
        <w:spacing w:before="0" w:beforeAutospacing="0" w:after="0" w:afterAutospacing="0"/>
        <w:ind w:right="180"/>
        <w:rPr>
          <w:rFonts w:ascii="Tahoma" w:hAnsi="Tahoma" w:cs="Tahoma"/>
          <w:color w:val="000000" w:themeColor="text1"/>
        </w:rPr>
      </w:pPr>
      <w:r w:rsidRPr="00DE1553">
        <w:rPr>
          <w:rFonts w:ascii="Tahoma" w:hAnsi="Tahoma" w:cs="Tahoma"/>
          <w:color w:val="000000" w:themeColor="text1"/>
        </w:rPr>
        <w:t>The benefits which may reasonably be expected to result from this study are</w:t>
      </w:r>
      <w:r w:rsidR="000E7FE6" w:rsidRPr="00DE1553">
        <w:rPr>
          <w:rFonts w:ascii="Tahoma" w:hAnsi="Tahoma" w:cs="Tahoma"/>
          <w:bCs/>
          <w:color w:val="000000" w:themeColor="text1"/>
        </w:rPr>
        <w:t xml:space="preserve"> advancing understanding of </w:t>
      </w:r>
      <w:r w:rsidR="00BB240F">
        <w:rPr>
          <w:rFonts w:ascii="Tahoma" w:hAnsi="Tahoma" w:cs="Tahoma"/>
          <w:bCs/>
          <w:color w:val="000000" w:themeColor="text1"/>
        </w:rPr>
        <w:t>voiding dysfunction</w:t>
      </w:r>
      <w:r w:rsidR="000E7FE6" w:rsidRPr="00DE1553">
        <w:rPr>
          <w:rFonts w:ascii="Tahoma" w:hAnsi="Tahoma" w:cs="Tahoma"/>
          <w:bCs/>
          <w:color w:val="000000" w:themeColor="text1"/>
        </w:rPr>
        <w:t xml:space="preserve"> and development of personalized risk tools for future patients</w:t>
      </w:r>
      <w:r w:rsidRPr="00DE1553">
        <w:rPr>
          <w:rFonts w:ascii="Tahoma" w:hAnsi="Tahoma" w:cs="Tahoma"/>
          <w:color w:val="000000" w:themeColor="text1"/>
        </w:rPr>
        <w:t xml:space="preserve">. We cannot and do not guarantee or promise that you will receive any benefits from this study. Your decision </w:t>
      </w:r>
      <w:r w:rsidR="00DE1553" w:rsidRPr="00DE1553">
        <w:rPr>
          <w:rFonts w:ascii="Tahoma" w:hAnsi="Tahoma" w:cs="Tahoma"/>
          <w:color w:val="000000" w:themeColor="text1"/>
        </w:rPr>
        <w:t>whether</w:t>
      </w:r>
      <w:r w:rsidRPr="00DE1553">
        <w:rPr>
          <w:rFonts w:ascii="Tahoma" w:hAnsi="Tahoma" w:cs="Tahoma"/>
          <w:color w:val="000000" w:themeColor="text1"/>
        </w:rPr>
        <w:t xml:space="preserve"> to participate in this study will not affect your employment/medical care.</w:t>
      </w:r>
    </w:p>
    <w:p w14:paraId="2EE59898" w14:textId="6035533F" w:rsidR="00E33CA1" w:rsidRPr="00DE1553" w:rsidRDefault="00E33CA1" w:rsidP="001B64BF">
      <w:pPr>
        <w:pStyle w:val="NormalWeb"/>
        <w:ind w:right="180"/>
        <w:rPr>
          <w:rFonts w:ascii="Tahoma" w:hAnsi="Tahoma" w:cs="Tahoma"/>
          <w:color w:val="000000" w:themeColor="text1"/>
        </w:rPr>
      </w:pPr>
      <w:r w:rsidRPr="00DE1553">
        <w:rPr>
          <w:rFonts w:ascii="Tahoma" w:hAnsi="Tahoma" w:cs="Tahoma"/>
          <w:b/>
          <w:bCs/>
          <w:color w:val="000000" w:themeColor="text1"/>
        </w:rPr>
        <w:t>TIME INVOLVEMENT:</w:t>
      </w:r>
      <w:r w:rsidRPr="00DE1553">
        <w:rPr>
          <w:rFonts w:ascii="Tahoma" w:hAnsi="Tahoma" w:cs="Tahoma"/>
          <w:color w:val="000000" w:themeColor="text1"/>
        </w:rPr>
        <w:t xml:space="preserve"> Your participation in this experiment will take approximately </w:t>
      </w:r>
      <w:r w:rsidR="00986FF7">
        <w:rPr>
          <w:rFonts w:ascii="Tahoma" w:hAnsi="Tahoma" w:cs="Tahoma"/>
          <w:bCs/>
          <w:color w:val="000000" w:themeColor="text1"/>
        </w:rPr>
        <w:t>30</w:t>
      </w:r>
      <w:r w:rsidR="000E7FE6" w:rsidRPr="00DE1553">
        <w:rPr>
          <w:rFonts w:ascii="Tahoma" w:hAnsi="Tahoma" w:cs="Tahoma"/>
          <w:bCs/>
          <w:color w:val="000000" w:themeColor="text1"/>
        </w:rPr>
        <w:t xml:space="preserve"> minutes</w:t>
      </w:r>
      <w:r w:rsidR="00375F71">
        <w:rPr>
          <w:rFonts w:ascii="Tahoma" w:hAnsi="Tahoma" w:cs="Tahoma"/>
          <w:color w:val="000000" w:themeColor="text1"/>
        </w:rPr>
        <w:t xml:space="preserve"> to set up your device. </w:t>
      </w:r>
      <w:r w:rsidR="00195A99">
        <w:rPr>
          <w:rFonts w:ascii="Tahoma" w:hAnsi="Tahoma" w:cs="Tahoma"/>
          <w:color w:val="000000" w:themeColor="text1"/>
        </w:rPr>
        <w:t>You will then be asked to use the app to measure your voids whenever possible for a one</w:t>
      </w:r>
      <w:r w:rsidR="006953B0">
        <w:rPr>
          <w:rFonts w:ascii="Tahoma" w:hAnsi="Tahoma" w:cs="Tahoma"/>
          <w:color w:val="000000" w:themeColor="text1"/>
        </w:rPr>
        <w:t>-</w:t>
      </w:r>
      <w:r w:rsidR="00195A99">
        <w:rPr>
          <w:rFonts w:ascii="Tahoma" w:hAnsi="Tahoma" w:cs="Tahoma"/>
          <w:color w:val="000000" w:themeColor="text1"/>
        </w:rPr>
        <w:t>week period around the time of your urodynamic study</w:t>
      </w:r>
      <w:r w:rsidR="006953B0">
        <w:rPr>
          <w:rFonts w:ascii="Tahoma" w:hAnsi="Tahoma" w:cs="Tahoma"/>
          <w:color w:val="000000" w:themeColor="text1"/>
        </w:rPr>
        <w:t>. After that one-week period you are at liberty to use each product at your convenience. We will continue to monitor long term usage up to 90 days.</w:t>
      </w:r>
    </w:p>
    <w:p w14:paraId="42134F15" w14:textId="1DA3B61D" w:rsidR="00455DE0" w:rsidRPr="00455DE0" w:rsidRDefault="00E33CA1" w:rsidP="00455DE0">
      <w:pPr>
        <w:pStyle w:val="NormalWeb"/>
        <w:ind w:right="180"/>
        <w:rPr>
          <w:rFonts w:ascii="Tahoma" w:hAnsi="Tahoma" w:cs="Tahoma"/>
          <w:iCs/>
          <w:color w:val="000000" w:themeColor="text1"/>
        </w:rPr>
      </w:pPr>
      <w:r w:rsidRPr="00DE1553">
        <w:rPr>
          <w:rFonts w:ascii="Tahoma" w:hAnsi="Tahoma" w:cs="Tahoma"/>
          <w:b/>
          <w:bCs/>
          <w:color w:val="000000" w:themeColor="text1"/>
        </w:rPr>
        <w:t>PAYMENTS:</w:t>
      </w:r>
      <w:r w:rsidRPr="00DE1553">
        <w:rPr>
          <w:rFonts w:ascii="Tahoma" w:hAnsi="Tahoma" w:cs="Tahoma"/>
          <w:color w:val="000000" w:themeColor="text1"/>
        </w:rPr>
        <w:t xml:space="preserve"> You will receive </w:t>
      </w:r>
      <w:r w:rsidR="00B1030C" w:rsidRPr="00DE1553">
        <w:rPr>
          <w:rFonts w:ascii="Tahoma" w:hAnsi="Tahoma" w:cs="Tahoma"/>
          <w:bCs/>
          <w:color w:val="000000" w:themeColor="text1"/>
        </w:rPr>
        <w:t>no</w:t>
      </w:r>
      <w:r w:rsidRPr="00DE1553">
        <w:rPr>
          <w:rFonts w:ascii="Tahoma" w:hAnsi="Tahoma" w:cs="Tahoma"/>
          <w:color w:val="000000" w:themeColor="text1"/>
        </w:rPr>
        <w:t xml:space="preserve"> payment</w:t>
      </w:r>
      <w:r w:rsidR="00B1030C" w:rsidRPr="00DE1553">
        <w:rPr>
          <w:rFonts w:ascii="Tahoma" w:hAnsi="Tahoma" w:cs="Tahoma"/>
          <w:color w:val="000000" w:themeColor="text1"/>
        </w:rPr>
        <w:t>s</w:t>
      </w:r>
      <w:r w:rsidRPr="00DE1553">
        <w:rPr>
          <w:rFonts w:ascii="Tahoma" w:hAnsi="Tahoma" w:cs="Tahoma"/>
          <w:color w:val="000000" w:themeColor="text1"/>
        </w:rPr>
        <w:t xml:space="preserve"> for your participation.</w:t>
      </w:r>
      <w:r w:rsidR="00455DE0" w:rsidRPr="00455DE0">
        <w:t xml:space="preserve"> </w:t>
      </w:r>
      <w:r w:rsidR="00455DE0" w:rsidRPr="00455DE0">
        <w:rPr>
          <w:rFonts w:ascii="Tahoma" w:hAnsi="Tahoma" w:cs="Tahoma"/>
          <w:iCs/>
          <w:color w:val="000000" w:themeColor="text1"/>
        </w:rPr>
        <w:t>You will not be paid for participation on a per-visit basis.</w:t>
      </w:r>
      <w:r w:rsidR="00455DE0">
        <w:rPr>
          <w:rFonts w:ascii="Tahoma" w:hAnsi="Tahoma" w:cs="Tahoma"/>
          <w:iCs/>
          <w:color w:val="000000" w:themeColor="text1"/>
        </w:rPr>
        <w:t xml:space="preserve"> </w:t>
      </w:r>
      <w:r w:rsidR="00455DE0" w:rsidRPr="00455DE0">
        <w:rPr>
          <w:rFonts w:ascii="Tahoma" w:hAnsi="Tahoma" w:cs="Tahoma"/>
          <w:iCs/>
          <w:color w:val="000000" w:themeColor="text1"/>
        </w:rPr>
        <w:t>Participants who complete the 90-day study period will:</w:t>
      </w:r>
    </w:p>
    <w:p w14:paraId="65D0F9E8" w14:textId="2C8E3840" w:rsidR="00455DE0" w:rsidRPr="00455DE0" w:rsidRDefault="00455DE0" w:rsidP="00455DE0">
      <w:pPr>
        <w:pStyle w:val="NormalWeb"/>
        <w:ind w:right="180"/>
        <w:rPr>
          <w:rFonts w:ascii="Tahoma" w:hAnsi="Tahoma" w:cs="Tahoma"/>
          <w:iCs/>
          <w:color w:val="000000" w:themeColor="text1"/>
        </w:rPr>
      </w:pPr>
      <w:r w:rsidRPr="00455DE0">
        <w:rPr>
          <w:rFonts w:ascii="Tahoma" w:hAnsi="Tahoma" w:cs="Tahoma"/>
          <w:iCs/>
          <w:color w:val="000000" w:themeColor="text1"/>
        </w:rPr>
        <w:t>Receive $100 compensation</w:t>
      </w:r>
    </w:p>
    <w:p w14:paraId="1D102A5A" w14:textId="77777777" w:rsidR="00455DE0" w:rsidRPr="00455DE0" w:rsidDel="00CA0E09" w:rsidRDefault="00455DE0" w:rsidP="00455DE0">
      <w:pPr>
        <w:pStyle w:val="NormalWeb"/>
        <w:ind w:right="180"/>
        <w:rPr>
          <w:del w:id="17" w:author="Microsoft Office User" w:date="2026-03-25T13:33:00Z" w16du:dateUtc="2026-03-25T20:33:00Z"/>
          <w:rFonts w:ascii="Tahoma" w:hAnsi="Tahoma" w:cs="Tahoma"/>
          <w:iCs/>
          <w:color w:val="000000" w:themeColor="text1"/>
        </w:rPr>
      </w:pPr>
      <w:r w:rsidRPr="00455DE0">
        <w:rPr>
          <w:rFonts w:ascii="Tahoma" w:hAnsi="Tahoma" w:cs="Tahoma"/>
          <w:iCs/>
          <w:color w:val="000000" w:themeColor="text1"/>
        </w:rPr>
        <w:t>Be allowed to keep the Throne home uroflow device</w:t>
      </w:r>
    </w:p>
    <w:p w14:paraId="103575D9" w14:textId="77777777" w:rsidR="00455DE0" w:rsidRPr="00455DE0" w:rsidRDefault="00455DE0" w:rsidP="00455DE0">
      <w:pPr>
        <w:pStyle w:val="NormalWeb"/>
        <w:ind w:right="180"/>
        <w:rPr>
          <w:rFonts w:ascii="Tahoma" w:hAnsi="Tahoma" w:cs="Tahoma"/>
          <w:iCs/>
          <w:color w:val="000000" w:themeColor="text1"/>
        </w:rPr>
      </w:pPr>
    </w:p>
    <w:p w14:paraId="391BBD2F" w14:textId="6DF6AD51" w:rsidR="00E33CA1" w:rsidRPr="00DE1553" w:rsidRDefault="00455DE0" w:rsidP="00455DE0">
      <w:pPr>
        <w:pStyle w:val="NormalWeb"/>
        <w:spacing w:before="0" w:beforeAutospacing="0" w:after="0" w:afterAutospacing="0"/>
        <w:ind w:right="180"/>
        <w:rPr>
          <w:rFonts w:ascii="Tahoma" w:hAnsi="Tahoma" w:cs="Tahoma"/>
          <w:iCs/>
          <w:color w:val="000000" w:themeColor="text1"/>
        </w:rPr>
      </w:pPr>
      <w:r w:rsidRPr="00455DE0">
        <w:rPr>
          <w:rFonts w:ascii="Tahoma" w:hAnsi="Tahoma" w:cs="Tahoma"/>
          <w:iCs/>
          <w:color w:val="000000" w:themeColor="text1"/>
        </w:rPr>
        <w:lastRenderedPageBreak/>
        <w:t xml:space="preserve">There is no cost to you for the </w:t>
      </w:r>
      <w:proofErr w:type="spellStart"/>
      <w:r w:rsidRPr="00455DE0">
        <w:rPr>
          <w:rFonts w:ascii="Tahoma" w:hAnsi="Tahoma" w:cs="Tahoma"/>
          <w:iCs/>
          <w:color w:val="000000" w:themeColor="text1"/>
        </w:rPr>
        <w:t>StreamSync</w:t>
      </w:r>
      <w:proofErr w:type="spellEnd"/>
      <w:r w:rsidRPr="00455DE0">
        <w:rPr>
          <w:rFonts w:ascii="Tahoma" w:hAnsi="Tahoma" w:cs="Tahoma"/>
          <w:iCs/>
          <w:color w:val="000000" w:themeColor="text1"/>
        </w:rPr>
        <w:t xml:space="preserve"> application or the Throne device during the study period.</w:t>
      </w:r>
    </w:p>
    <w:p w14:paraId="4ECA0C7C" w14:textId="77777777" w:rsidR="00BE793B" w:rsidRPr="00DE1553" w:rsidRDefault="00BE793B" w:rsidP="00282BA7">
      <w:pPr>
        <w:rPr>
          <w:rFonts w:ascii="Tahoma" w:hAnsi="Tahoma" w:cs="Tahoma"/>
          <w:b/>
          <w:iCs/>
          <w:color w:val="000000" w:themeColor="text1"/>
        </w:rPr>
      </w:pPr>
    </w:p>
    <w:p w14:paraId="0E5B7C74" w14:textId="63702B56" w:rsidR="00282BA7" w:rsidRPr="00DE1553" w:rsidDel="00CA0E09" w:rsidRDefault="00282BA7" w:rsidP="00282BA7">
      <w:pPr>
        <w:rPr>
          <w:del w:id="18" w:author="Microsoft Office User" w:date="2026-03-25T13:33:00Z" w16du:dateUtc="2026-03-25T20:33:00Z"/>
          <w:rFonts w:ascii="Tahoma" w:hAnsi="Tahoma" w:cs="Tahoma"/>
          <w:bCs/>
          <w:iCs/>
          <w:color w:val="000000" w:themeColor="text1"/>
        </w:rPr>
      </w:pPr>
      <w:del w:id="19" w:author="Microsoft Office User" w:date="2026-03-25T13:33:00Z" w16du:dateUtc="2026-03-25T20:33:00Z">
        <w:r w:rsidRPr="00DE1553" w:rsidDel="00CA0E09">
          <w:rPr>
            <w:rFonts w:ascii="Tahoma" w:hAnsi="Tahoma" w:cs="Tahoma"/>
            <w:b/>
            <w:iCs/>
            <w:color w:val="000000" w:themeColor="text1"/>
          </w:rPr>
          <w:delText>REIMBURSEMENTS:</w:delText>
        </w:r>
        <w:r w:rsidR="00B1030C" w:rsidRPr="00DE1553" w:rsidDel="00CA0E09">
          <w:rPr>
            <w:rFonts w:ascii="Tahoma" w:hAnsi="Tahoma" w:cs="Tahoma"/>
            <w:b/>
            <w:iCs/>
            <w:color w:val="000000" w:themeColor="text1"/>
          </w:rPr>
          <w:delText xml:space="preserve"> </w:delText>
        </w:r>
        <w:r w:rsidR="00B1030C" w:rsidRPr="00DE1553" w:rsidDel="00CA0E09">
          <w:rPr>
            <w:rFonts w:ascii="Tahoma" w:hAnsi="Tahoma" w:cs="Tahoma"/>
            <w:bCs/>
            <w:iCs/>
            <w:color w:val="000000" w:themeColor="text1"/>
          </w:rPr>
          <w:delText>You will receive no reimbursements for your participation</w:delText>
        </w:r>
      </w:del>
    </w:p>
    <w:p w14:paraId="49E043B9" w14:textId="77777777" w:rsidR="00F06113" w:rsidRPr="00DE1553" w:rsidRDefault="00F06113" w:rsidP="00F06113">
      <w:pPr>
        <w:rPr>
          <w:rFonts w:ascii="Tahoma" w:hAnsi="Tahoma" w:cs="Tahoma"/>
          <w:b/>
          <w:iCs/>
          <w:color w:val="000000" w:themeColor="text1"/>
        </w:rPr>
      </w:pPr>
    </w:p>
    <w:p w14:paraId="5431CA64" w14:textId="2C45FCD0" w:rsidR="00F06113" w:rsidRPr="00DE1553" w:rsidRDefault="00F06113" w:rsidP="00F06113">
      <w:pPr>
        <w:rPr>
          <w:rFonts w:ascii="Tahoma" w:hAnsi="Tahoma" w:cs="Tahoma"/>
          <w:iCs/>
          <w:color w:val="000000" w:themeColor="text1"/>
        </w:rPr>
      </w:pPr>
      <w:r w:rsidRPr="00DE1553">
        <w:rPr>
          <w:rFonts w:ascii="Tahoma" w:hAnsi="Tahoma" w:cs="Tahoma"/>
          <w:b/>
          <w:iCs/>
          <w:color w:val="000000" w:themeColor="text1"/>
        </w:rPr>
        <w:t>SPONSOR:</w:t>
      </w:r>
      <w:r w:rsidRPr="00DE1553">
        <w:rPr>
          <w:rFonts w:ascii="Tahoma" w:hAnsi="Tahoma" w:cs="Tahoma"/>
          <w:iCs/>
          <w:color w:val="000000" w:themeColor="text1"/>
        </w:rPr>
        <w:t xml:space="preserve"> </w:t>
      </w:r>
      <w:r w:rsidR="00B1030C" w:rsidRPr="00DE1553">
        <w:rPr>
          <w:rFonts w:ascii="Tahoma" w:hAnsi="Tahoma" w:cs="Tahoma"/>
          <w:iCs/>
          <w:color w:val="000000" w:themeColor="text1"/>
        </w:rPr>
        <w:t>Not applicable</w:t>
      </w:r>
    </w:p>
    <w:p w14:paraId="05C4A58B" w14:textId="77777777" w:rsidR="001B64BF" w:rsidRPr="00DE1553" w:rsidRDefault="001B64BF" w:rsidP="001B64BF">
      <w:pPr>
        <w:pStyle w:val="NormalWeb"/>
        <w:spacing w:before="0" w:beforeAutospacing="0" w:after="0" w:afterAutospacing="0"/>
        <w:ind w:right="180"/>
        <w:rPr>
          <w:color w:val="000000" w:themeColor="text1"/>
        </w:rPr>
      </w:pPr>
      <w:r w:rsidRPr="00DE1553">
        <w:rPr>
          <w:color w:val="000000" w:themeColor="text1"/>
        </w:rPr>
        <w:t xml:space="preserve"> </w:t>
      </w:r>
    </w:p>
    <w:p w14:paraId="640F778C" w14:textId="14006F50" w:rsidR="00361710" w:rsidRPr="00DE1553" w:rsidRDefault="001B64BF" w:rsidP="001B64BF">
      <w:pPr>
        <w:pStyle w:val="NormalWeb"/>
        <w:spacing w:before="0" w:beforeAutospacing="0" w:after="0" w:afterAutospacing="0"/>
        <w:ind w:right="180"/>
        <w:rPr>
          <w:rFonts w:ascii="Tahoma" w:hAnsi="Tahoma" w:cs="Tahoma"/>
          <w:color w:val="000000" w:themeColor="text1"/>
        </w:rPr>
      </w:pPr>
      <w:r w:rsidRPr="00DE1553">
        <w:rPr>
          <w:rFonts w:ascii="Tahoma" w:hAnsi="Tahoma" w:cs="Tahoma"/>
          <w:b/>
          <w:color w:val="000000" w:themeColor="text1"/>
        </w:rPr>
        <w:t>PARTICIPANT’S</w:t>
      </w:r>
      <w:r w:rsidR="00E33CA1" w:rsidRPr="00DE1553">
        <w:rPr>
          <w:rFonts w:ascii="Tahoma" w:hAnsi="Tahoma" w:cs="Tahoma"/>
          <w:b/>
          <w:color w:val="000000" w:themeColor="text1"/>
        </w:rPr>
        <w:t xml:space="preserve"> RIGHTS:</w:t>
      </w:r>
      <w:r w:rsidR="00E33CA1" w:rsidRPr="00DE1553">
        <w:rPr>
          <w:rFonts w:ascii="Tahoma" w:hAnsi="Tahoma" w:cs="Tahoma"/>
          <w:color w:val="000000" w:themeColor="text1"/>
        </w:rPr>
        <w:t xml:space="preserve"> If you have read this form and have decided to participate in this project, please understand your participation is voluntary and you have the right to withdraw your consent or discontinue participation at any time without penalty or loss of benefits to which you are otherwise entitled. </w:t>
      </w:r>
    </w:p>
    <w:p w14:paraId="038E2C9D" w14:textId="077D9DA5" w:rsidR="00C513CD" w:rsidRDefault="00361710" w:rsidP="001B64BF">
      <w:pPr>
        <w:pStyle w:val="NormalWeb"/>
        <w:spacing w:before="0" w:beforeAutospacing="0" w:after="0" w:afterAutospacing="0"/>
        <w:ind w:right="180"/>
        <w:rPr>
          <w:rFonts w:ascii="Tahoma" w:hAnsi="Tahoma" w:cs="Tahoma"/>
          <w:color w:val="000000" w:themeColor="text1"/>
        </w:rPr>
      </w:pPr>
      <w:r w:rsidRPr="00DE1553">
        <w:rPr>
          <w:rFonts w:ascii="Tahoma" w:hAnsi="Tahoma" w:cs="Tahoma"/>
          <w:color w:val="000000" w:themeColor="text1"/>
        </w:rPr>
        <w:t>The results of this research study may be presented at scientific or professional meetings or published in scientific journals.  However, your identity will not be disclosed</w:t>
      </w:r>
      <w:r w:rsidRPr="00DE1553">
        <w:rPr>
          <w:rFonts w:ascii="Tahoma" w:hAnsi="Tahoma" w:cs="Tahoma"/>
          <w:b/>
          <w:bCs/>
          <w:color w:val="000000" w:themeColor="text1"/>
        </w:rPr>
        <w:t>.</w:t>
      </w:r>
      <w:r w:rsidR="00F72A97">
        <w:rPr>
          <w:rFonts w:ascii="Tahoma" w:hAnsi="Tahoma" w:cs="Tahoma"/>
          <w:bCs/>
          <w:color w:val="000000" w:themeColor="text1"/>
        </w:rPr>
        <w:t xml:space="preserve"> </w:t>
      </w:r>
      <w:r w:rsidR="00E33CA1" w:rsidRPr="00DE1553">
        <w:rPr>
          <w:rFonts w:ascii="Tahoma" w:hAnsi="Tahoma" w:cs="Tahoma"/>
          <w:color w:val="000000" w:themeColor="text1"/>
        </w:rPr>
        <w:t xml:space="preserve">You have the right to refuse to answer </w:t>
      </w:r>
      <w:r w:rsidR="00DE1553" w:rsidRPr="00DE1553">
        <w:rPr>
          <w:rFonts w:ascii="Tahoma" w:hAnsi="Tahoma" w:cs="Tahoma"/>
          <w:color w:val="000000" w:themeColor="text1"/>
        </w:rPr>
        <w:t>questions</w:t>
      </w:r>
      <w:r w:rsidR="00E33CA1" w:rsidRPr="00DE1553">
        <w:rPr>
          <w:rFonts w:ascii="Tahoma" w:hAnsi="Tahoma" w:cs="Tahoma"/>
          <w:color w:val="000000" w:themeColor="text1"/>
        </w:rPr>
        <w:t xml:space="preserve">. </w:t>
      </w:r>
    </w:p>
    <w:p w14:paraId="5D739A4D" w14:textId="77777777" w:rsidR="00ED516A" w:rsidRDefault="00ED516A" w:rsidP="001B64BF">
      <w:pPr>
        <w:pStyle w:val="NormalWeb"/>
        <w:spacing w:before="0" w:beforeAutospacing="0" w:after="0" w:afterAutospacing="0"/>
        <w:ind w:right="180"/>
        <w:rPr>
          <w:rFonts w:ascii="Tahoma" w:hAnsi="Tahoma" w:cs="Tahoma"/>
          <w:color w:val="000000" w:themeColor="text1"/>
        </w:rPr>
      </w:pPr>
    </w:p>
    <w:p w14:paraId="12DC4628" w14:textId="77777777" w:rsidR="00ED516A" w:rsidRDefault="00ED516A" w:rsidP="00ED516A">
      <w:pPr>
        <w:pBdr>
          <w:top w:val="single" w:sz="4" w:space="1" w:color="000000"/>
          <w:left w:val="single" w:sz="4" w:space="4" w:color="000000"/>
          <w:bottom w:val="single" w:sz="4" w:space="1" w:color="000000"/>
          <w:right w:val="single" w:sz="4" w:space="4" w:color="000000"/>
          <w:between w:val="nil"/>
        </w:pBdr>
        <w:rPr>
          <w:rFonts w:ascii="Tahoma" w:eastAsia="Tahoma" w:hAnsi="Tahoma" w:cs="Tahoma"/>
          <w:color w:val="FF00FF"/>
        </w:rPr>
      </w:pPr>
      <w:r>
        <w:rPr>
          <w:rFonts w:ascii="Tahoma" w:eastAsia="Tahoma" w:hAnsi="Tahoma" w:cs="Tahoma"/>
          <w:b/>
          <w:color w:val="000000"/>
        </w:rPr>
        <w:t>CONFIDENTIALITY</w:t>
      </w:r>
    </w:p>
    <w:p w14:paraId="277C161E" w14:textId="77777777" w:rsidR="00ED516A" w:rsidRDefault="00ED516A" w:rsidP="00ED516A">
      <w:pPr>
        <w:pBdr>
          <w:top w:val="nil"/>
          <w:left w:val="nil"/>
          <w:bottom w:val="nil"/>
          <w:right w:val="nil"/>
          <w:between w:val="nil"/>
        </w:pBdr>
        <w:rPr>
          <w:rFonts w:ascii="Tahoma" w:eastAsia="Tahoma" w:hAnsi="Tahoma" w:cs="Tahoma"/>
          <w:color w:val="000000"/>
        </w:rPr>
      </w:pPr>
    </w:p>
    <w:p w14:paraId="5E694F78" w14:textId="77777777" w:rsidR="00ED516A" w:rsidRDefault="00ED516A" w:rsidP="00ED516A">
      <w:pPr>
        <w:pBdr>
          <w:top w:val="nil"/>
          <w:left w:val="nil"/>
          <w:bottom w:val="nil"/>
          <w:right w:val="nil"/>
          <w:between w:val="nil"/>
        </w:pBdr>
        <w:rPr>
          <w:rFonts w:ascii="Tahoma" w:eastAsia="Tahoma" w:hAnsi="Tahoma" w:cs="Tahoma"/>
          <w:b/>
          <w:color w:val="000000"/>
        </w:rPr>
      </w:pPr>
      <w:r>
        <w:rPr>
          <w:rFonts w:ascii="Tahoma" w:eastAsia="Tahoma" w:hAnsi="Tahoma" w:cs="Tahoma"/>
          <w:color w:val="000000"/>
        </w:rPr>
        <w:t>The results of this research study may be presented at scientific or medical meetings or published in scientific journals.  Your identity and/or your personal health information will not be disclosed except as authorized by you or as required by law</w:t>
      </w:r>
      <w:r>
        <w:rPr>
          <w:rFonts w:ascii="Tahoma" w:eastAsia="Tahoma" w:hAnsi="Tahoma" w:cs="Tahoma"/>
          <w:b/>
          <w:color w:val="000000"/>
        </w:rPr>
        <w:t xml:space="preserve">.  </w:t>
      </w:r>
      <w:r>
        <w:rPr>
          <w:rFonts w:ascii="Tahoma" w:eastAsia="Tahoma" w:hAnsi="Tahoma" w:cs="Tahoma"/>
          <w:color w:val="000000"/>
        </w:rPr>
        <w:t>However, there is always some risk that even de-identified information might be re-identified.</w:t>
      </w:r>
      <w:r>
        <w:rPr>
          <w:rFonts w:ascii="Tahoma" w:eastAsia="Tahoma" w:hAnsi="Tahoma" w:cs="Tahoma"/>
          <w:b/>
          <w:color w:val="000000"/>
        </w:rPr>
        <w:t xml:space="preserve"> </w:t>
      </w:r>
    </w:p>
    <w:p w14:paraId="091A8EE1" w14:textId="77777777" w:rsidR="00ED516A" w:rsidRDefault="00ED516A" w:rsidP="00ED516A">
      <w:pPr>
        <w:pBdr>
          <w:top w:val="nil"/>
          <w:left w:val="nil"/>
          <w:bottom w:val="nil"/>
          <w:right w:val="nil"/>
          <w:between w:val="nil"/>
        </w:pBdr>
        <w:rPr>
          <w:rFonts w:ascii="Tahoma" w:eastAsia="Tahoma" w:hAnsi="Tahoma" w:cs="Tahoma"/>
          <w:b/>
          <w:color w:val="000000"/>
        </w:rPr>
      </w:pPr>
    </w:p>
    <w:p w14:paraId="0E3C3454" w14:textId="77777777" w:rsidR="00ED516A" w:rsidRDefault="00ED516A" w:rsidP="001B64BF">
      <w:pPr>
        <w:pStyle w:val="NormalWeb"/>
        <w:spacing w:before="0" w:beforeAutospacing="0" w:after="0" w:afterAutospacing="0"/>
        <w:ind w:right="180"/>
        <w:rPr>
          <w:rFonts w:ascii="Tahoma" w:hAnsi="Tahoma" w:cs="Tahoma"/>
          <w:color w:val="000000" w:themeColor="text1"/>
        </w:rPr>
      </w:pPr>
    </w:p>
    <w:p w14:paraId="2BABB1C9" w14:textId="77777777" w:rsidR="005A69A9" w:rsidRDefault="005A69A9" w:rsidP="001B64BF">
      <w:pPr>
        <w:pStyle w:val="NormalWeb"/>
        <w:spacing w:before="0" w:beforeAutospacing="0" w:after="0" w:afterAutospacing="0"/>
        <w:ind w:right="180"/>
        <w:rPr>
          <w:rFonts w:ascii="Tahoma" w:hAnsi="Tahoma" w:cs="Tahoma"/>
          <w:color w:val="000000" w:themeColor="text1"/>
        </w:rPr>
      </w:pPr>
    </w:p>
    <w:p w14:paraId="10E394FC" w14:textId="77777777" w:rsidR="006549FB" w:rsidRPr="00EC7540" w:rsidRDefault="006549FB" w:rsidP="006549FB">
      <w:pPr>
        <w:spacing w:line="276" w:lineRule="auto"/>
        <w:ind w:right="-540"/>
        <w:rPr>
          <w:rFonts w:ascii="Tahoma" w:eastAsia="Arial Unicode MS" w:hAnsi="Tahoma" w:cs="Tahoma"/>
          <w:i/>
          <w:iCs/>
        </w:rPr>
      </w:pPr>
    </w:p>
    <w:p w14:paraId="5B0C1634" w14:textId="77777777" w:rsidR="00D85864" w:rsidRPr="00DE1553" w:rsidRDefault="00523DAA" w:rsidP="00523DAA">
      <w:pPr>
        <w:pStyle w:val="NormalWeb"/>
        <w:spacing w:before="0" w:beforeAutospacing="0" w:after="0" w:afterAutospacing="0"/>
        <w:jc w:val="center"/>
        <w:rPr>
          <w:rFonts w:ascii="Tahoma" w:hAnsi="Tahoma" w:cs="Tahoma"/>
          <w:b/>
          <w:bCs/>
          <w:color w:val="000000" w:themeColor="text1"/>
          <w:sz w:val="36"/>
          <w:szCs w:val="36"/>
        </w:rPr>
      </w:pPr>
      <w:r w:rsidRPr="00DE1553">
        <w:rPr>
          <w:rFonts w:ascii="Tahoma" w:hAnsi="Tahoma" w:cs="Tahoma"/>
          <w:b/>
          <w:bCs/>
          <w:color w:val="000000" w:themeColor="text1"/>
          <w:sz w:val="36"/>
          <w:szCs w:val="36"/>
        </w:rPr>
        <w:br w:type="page"/>
      </w:r>
    </w:p>
    <w:p w14:paraId="632DF035" w14:textId="77777777" w:rsidR="00D85864" w:rsidRPr="00DE1553" w:rsidRDefault="00D85864" w:rsidP="00D85864">
      <w:pPr>
        <w:pStyle w:val="NormalWeb"/>
        <w:spacing w:before="0" w:beforeAutospacing="0" w:after="0" w:afterAutospacing="0"/>
        <w:rPr>
          <w:rFonts w:ascii="Tahoma" w:hAnsi="Tahoma" w:cs="Tahoma"/>
          <w:b/>
          <w:iCs/>
          <w:color w:val="000000" w:themeColor="text1"/>
          <w:szCs w:val="30"/>
        </w:rPr>
      </w:pPr>
    </w:p>
    <w:p w14:paraId="738C6F37" w14:textId="77777777" w:rsidR="00E57EFB" w:rsidRPr="00DE1553" w:rsidRDefault="00E57EFB" w:rsidP="00E57EFB">
      <w:pPr>
        <w:pStyle w:val="NormalWeb"/>
        <w:spacing w:before="0" w:beforeAutospacing="0" w:after="0" w:afterAutospacing="0"/>
        <w:jc w:val="center"/>
        <w:rPr>
          <w:rFonts w:ascii="Tahoma" w:hAnsi="Tahoma" w:cs="Tahoma"/>
          <w:color w:val="000000" w:themeColor="text1"/>
          <w:sz w:val="36"/>
          <w:szCs w:val="36"/>
        </w:rPr>
      </w:pPr>
      <w:r w:rsidRPr="00DE1553">
        <w:rPr>
          <w:rFonts w:ascii="Tahoma" w:hAnsi="Tahoma" w:cs="Tahoma"/>
          <w:b/>
          <w:bCs/>
          <w:color w:val="000000" w:themeColor="text1"/>
          <w:sz w:val="36"/>
          <w:szCs w:val="36"/>
        </w:rPr>
        <w:t>Authorization To Use Your Health Information for Research Purposes</w:t>
      </w:r>
      <w:r w:rsidRPr="00DE1553">
        <w:rPr>
          <w:rFonts w:ascii="Tahoma" w:hAnsi="Tahoma" w:cs="Tahoma"/>
          <w:color w:val="000000" w:themeColor="text1"/>
          <w:sz w:val="36"/>
          <w:szCs w:val="36"/>
        </w:rPr>
        <w:t> </w:t>
      </w:r>
    </w:p>
    <w:p w14:paraId="6D93778E" w14:textId="77777777" w:rsidR="00E57EFB" w:rsidRDefault="00E57EFB" w:rsidP="00E57EFB">
      <w:pPr>
        <w:rPr>
          <w:rFonts w:ascii="Tahoma" w:hAnsi="Tahoma" w:cs="Tahoma"/>
          <w:iCs/>
          <w:color w:val="000000" w:themeColor="text1"/>
          <w:sz w:val="28"/>
          <w:szCs w:val="28"/>
          <w:shd w:val="clear" w:color="auto" w:fill="9CC3E5"/>
        </w:rPr>
      </w:pPr>
    </w:p>
    <w:p w14:paraId="4D5E760D" w14:textId="77777777" w:rsidR="00E57EFB" w:rsidRDefault="00E57EFB" w:rsidP="00E57EFB">
      <w:pPr>
        <w:rPr>
          <w:rFonts w:ascii="Tahoma" w:eastAsia="Tahoma" w:hAnsi="Tahoma" w:cs="Tahoma"/>
          <w:color w:val="000000"/>
          <w:sz w:val="28"/>
          <w:szCs w:val="28"/>
        </w:rPr>
      </w:pPr>
      <w:r w:rsidRPr="00D844BA">
        <w:rPr>
          <w:rFonts w:ascii="Tahoma" w:eastAsia="Tahoma" w:hAnsi="Tahoma" w:cs="Tahoma"/>
          <w:color w:val="000000"/>
          <w:sz w:val="28"/>
          <w:szCs w:val="28"/>
        </w:rPr>
        <w:t xml:space="preserve">Information about you and your health is personal and private. We need your permission to use </w:t>
      </w:r>
      <w:r>
        <w:rPr>
          <w:rFonts w:ascii="Tahoma" w:eastAsia="Tahoma" w:hAnsi="Tahoma" w:cs="Tahoma"/>
          <w:color w:val="000000"/>
          <w:sz w:val="28"/>
          <w:szCs w:val="28"/>
        </w:rPr>
        <w:t xml:space="preserve">and share </w:t>
      </w:r>
      <w:r w:rsidRPr="00D844BA">
        <w:rPr>
          <w:rFonts w:ascii="Tahoma" w:eastAsia="Tahoma" w:hAnsi="Tahoma" w:cs="Tahoma"/>
          <w:color w:val="000000"/>
          <w:sz w:val="28"/>
          <w:szCs w:val="28"/>
        </w:rPr>
        <w:t xml:space="preserve">it </w:t>
      </w:r>
      <w:r>
        <w:rPr>
          <w:rFonts w:ascii="Tahoma" w:eastAsia="Tahoma" w:hAnsi="Tahoma" w:cs="Tahoma"/>
          <w:color w:val="000000"/>
          <w:sz w:val="28"/>
          <w:szCs w:val="28"/>
        </w:rPr>
        <w:t xml:space="preserve">for </w:t>
      </w:r>
      <w:r w:rsidRPr="00D844BA">
        <w:rPr>
          <w:rFonts w:ascii="Tahoma" w:eastAsia="Tahoma" w:hAnsi="Tahoma" w:cs="Tahoma"/>
          <w:color w:val="000000"/>
          <w:sz w:val="28"/>
          <w:szCs w:val="28"/>
        </w:rPr>
        <w:t>this study. If you sign this form, it will provide that permission.</w:t>
      </w:r>
      <w:r>
        <w:rPr>
          <w:rFonts w:ascii="Tahoma" w:eastAsia="Tahoma" w:hAnsi="Tahoma" w:cs="Tahoma"/>
          <w:color w:val="000000"/>
          <w:sz w:val="28"/>
          <w:szCs w:val="28"/>
        </w:rPr>
        <w:t xml:space="preserve"> The form tells you how your health information will be used or shared for the study. Please read it carefully before signing it.  </w:t>
      </w:r>
    </w:p>
    <w:p w14:paraId="3BE3A71E" w14:textId="77777777" w:rsidR="00E57EFB" w:rsidRDefault="00E57EFB" w:rsidP="00E57EFB">
      <w:pPr>
        <w:rPr>
          <w:rFonts w:ascii="Tahoma" w:eastAsia="Tahoma" w:hAnsi="Tahoma" w:cs="Tahoma"/>
          <w:color w:val="000000"/>
          <w:sz w:val="28"/>
          <w:szCs w:val="28"/>
        </w:rPr>
      </w:pPr>
    </w:p>
    <w:p w14:paraId="278EEDEF" w14:textId="77777777" w:rsidR="00E57EFB" w:rsidRDefault="00E57EFB" w:rsidP="00E57EFB">
      <w:pPr>
        <w:rPr>
          <w:rFonts w:ascii="Tahoma" w:eastAsia="Tahoma" w:hAnsi="Tahoma" w:cs="Tahoma"/>
          <w:b/>
          <w:color w:val="000000"/>
          <w:sz w:val="28"/>
          <w:szCs w:val="28"/>
        </w:rPr>
      </w:pPr>
      <w:r>
        <w:rPr>
          <w:rFonts w:ascii="Tahoma" w:eastAsia="Tahoma" w:hAnsi="Tahoma" w:cs="Tahoma"/>
          <w:b/>
          <w:color w:val="000000"/>
          <w:sz w:val="28"/>
          <w:szCs w:val="28"/>
        </w:rPr>
        <w:t>What information will be used for this study?</w:t>
      </w:r>
    </w:p>
    <w:p w14:paraId="314AC0F8" w14:textId="77777777" w:rsidR="00E57EFB" w:rsidRPr="00636408" w:rsidRDefault="00E57EFB" w:rsidP="00E57EFB">
      <w:pPr>
        <w:rPr>
          <w:rFonts w:ascii="Tahoma" w:eastAsia="Tahoma" w:hAnsi="Tahoma" w:cs="Tahoma"/>
          <w:color w:val="000000" w:themeColor="text1"/>
          <w:sz w:val="28"/>
          <w:szCs w:val="28"/>
        </w:rPr>
      </w:pPr>
      <w:r>
        <w:rPr>
          <w:rFonts w:ascii="Tahoma" w:eastAsia="Tahoma" w:hAnsi="Tahoma" w:cs="Tahoma"/>
          <w:color w:val="000000"/>
          <w:sz w:val="28"/>
          <w:szCs w:val="28"/>
        </w:rPr>
        <w:t xml:space="preserve">We will include and use the information below in our research </w:t>
      </w:r>
      <w:r w:rsidRPr="00636408">
        <w:rPr>
          <w:rFonts w:ascii="Tahoma" w:eastAsia="Tahoma" w:hAnsi="Tahoma" w:cs="Tahoma"/>
          <w:color w:val="000000" w:themeColor="text1"/>
          <w:sz w:val="28"/>
          <w:szCs w:val="28"/>
        </w:rPr>
        <w:t xml:space="preserve">records: </w:t>
      </w:r>
    </w:p>
    <w:p w14:paraId="1BD9A717" w14:textId="77777777" w:rsidR="00E57EFB" w:rsidRDefault="00E57EFB" w:rsidP="00E57EFB">
      <w:pPr>
        <w:pStyle w:val="ListParagraph"/>
        <w:numPr>
          <w:ilvl w:val="0"/>
          <w:numId w:val="19"/>
        </w:numPr>
        <w:rPr>
          <w:rFonts w:ascii="Tahoma" w:eastAsia="Tahoma" w:hAnsi="Tahoma" w:cs="Tahoma"/>
          <w:color w:val="000000" w:themeColor="text1"/>
          <w:sz w:val="28"/>
          <w:szCs w:val="28"/>
        </w:rPr>
      </w:pPr>
      <w:r w:rsidRPr="00636408">
        <w:rPr>
          <w:rFonts w:ascii="Tahoma" w:eastAsia="Tahoma" w:hAnsi="Tahoma" w:cs="Tahoma"/>
          <w:color w:val="000000" w:themeColor="text1"/>
          <w:sz w:val="28"/>
          <w:szCs w:val="28"/>
        </w:rPr>
        <w:t>Demographic information like</w:t>
      </w:r>
      <w:r>
        <w:rPr>
          <w:rFonts w:ascii="Tahoma" w:eastAsia="Tahoma" w:hAnsi="Tahoma" w:cs="Tahoma"/>
          <w:color w:val="000000" w:themeColor="text1"/>
          <w:sz w:val="28"/>
          <w:szCs w:val="28"/>
        </w:rPr>
        <w:t xml:space="preserve"> </w:t>
      </w:r>
    </w:p>
    <w:p w14:paraId="07EBCB4A" w14:textId="77777777" w:rsidR="00E57EFB" w:rsidRDefault="00E57EFB" w:rsidP="00E57EFB">
      <w:pPr>
        <w:pStyle w:val="ListParagraph"/>
        <w:numPr>
          <w:ilvl w:val="1"/>
          <w:numId w:val="19"/>
        </w:numPr>
        <w:rPr>
          <w:rFonts w:ascii="Tahoma" w:eastAsia="Tahoma" w:hAnsi="Tahoma" w:cs="Tahoma"/>
          <w:color w:val="000000" w:themeColor="text1"/>
          <w:sz w:val="28"/>
          <w:szCs w:val="28"/>
        </w:rPr>
      </w:pPr>
      <w:r>
        <w:rPr>
          <w:rFonts w:ascii="Tahoma" w:eastAsia="Tahoma" w:hAnsi="Tahoma" w:cs="Tahoma"/>
          <w:color w:val="000000" w:themeColor="text1"/>
          <w:sz w:val="28"/>
          <w:szCs w:val="28"/>
        </w:rPr>
        <w:t>name</w:t>
      </w:r>
    </w:p>
    <w:p w14:paraId="7BE2969E" w14:textId="77777777" w:rsidR="00E57EFB" w:rsidRDefault="00E57EFB" w:rsidP="00E57EFB">
      <w:pPr>
        <w:pStyle w:val="ListParagraph"/>
        <w:numPr>
          <w:ilvl w:val="1"/>
          <w:numId w:val="19"/>
        </w:numPr>
        <w:rPr>
          <w:rFonts w:ascii="Tahoma" w:eastAsia="Tahoma" w:hAnsi="Tahoma" w:cs="Tahoma"/>
          <w:color w:val="000000" w:themeColor="text1"/>
          <w:sz w:val="28"/>
          <w:szCs w:val="28"/>
        </w:rPr>
      </w:pPr>
      <w:r>
        <w:rPr>
          <w:rFonts w:ascii="Tahoma" w:eastAsia="Tahoma" w:hAnsi="Tahoma" w:cs="Tahoma"/>
          <w:color w:val="000000" w:themeColor="text1"/>
          <w:sz w:val="28"/>
          <w:szCs w:val="28"/>
        </w:rPr>
        <w:t>age and birthdate</w:t>
      </w:r>
    </w:p>
    <w:p w14:paraId="3EB92934" w14:textId="77777777" w:rsidR="00E57EFB" w:rsidRDefault="00E57EFB" w:rsidP="00E57EFB">
      <w:pPr>
        <w:pStyle w:val="ListParagraph"/>
        <w:numPr>
          <w:ilvl w:val="1"/>
          <w:numId w:val="19"/>
        </w:numPr>
        <w:rPr>
          <w:rFonts w:ascii="Tahoma" w:eastAsia="Tahoma" w:hAnsi="Tahoma" w:cs="Tahoma"/>
          <w:color w:val="000000" w:themeColor="text1"/>
          <w:sz w:val="28"/>
          <w:szCs w:val="28"/>
        </w:rPr>
      </w:pPr>
      <w:r>
        <w:rPr>
          <w:rFonts w:ascii="Tahoma" w:eastAsia="Tahoma" w:hAnsi="Tahoma" w:cs="Tahoma"/>
          <w:color w:val="000000" w:themeColor="text1"/>
          <w:sz w:val="28"/>
          <w:szCs w:val="28"/>
        </w:rPr>
        <w:t>race and ethnicity</w:t>
      </w:r>
    </w:p>
    <w:p w14:paraId="606E88D4" w14:textId="77777777" w:rsidR="00E57EFB" w:rsidRDefault="00E57EFB" w:rsidP="00E57EFB">
      <w:pPr>
        <w:pStyle w:val="ListParagraph"/>
        <w:numPr>
          <w:ilvl w:val="1"/>
          <w:numId w:val="19"/>
        </w:numPr>
        <w:rPr>
          <w:rFonts w:ascii="Tahoma" w:eastAsia="Tahoma" w:hAnsi="Tahoma" w:cs="Tahoma"/>
          <w:color w:val="000000" w:themeColor="text1"/>
          <w:sz w:val="28"/>
          <w:szCs w:val="28"/>
        </w:rPr>
      </w:pPr>
      <w:r>
        <w:rPr>
          <w:rFonts w:ascii="Tahoma" w:eastAsia="Tahoma" w:hAnsi="Tahoma" w:cs="Tahoma"/>
          <w:color w:val="000000" w:themeColor="text1"/>
          <w:sz w:val="28"/>
          <w:szCs w:val="28"/>
        </w:rPr>
        <w:t>gender and sex</w:t>
      </w:r>
    </w:p>
    <w:p w14:paraId="0B841E29" w14:textId="77777777" w:rsidR="00E57EFB" w:rsidRDefault="00E57EFB" w:rsidP="00E57EFB">
      <w:pPr>
        <w:pStyle w:val="ListParagraph"/>
        <w:numPr>
          <w:ilvl w:val="1"/>
          <w:numId w:val="19"/>
        </w:numPr>
        <w:rPr>
          <w:rFonts w:ascii="Tahoma" w:eastAsia="Tahoma" w:hAnsi="Tahoma" w:cs="Tahoma"/>
          <w:color w:val="000000" w:themeColor="text1"/>
          <w:sz w:val="28"/>
          <w:szCs w:val="28"/>
        </w:rPr>
      </w:pPr>
      <w:r>
        <w:rPr>
          <w:rFonts w:ascii="Tahoma" w:eastAsia="Tahoma" w:hAnsi="Tahoma" w:cs="Tahoma"/>
          <w:color w:val="000000" w:themeColor="text1"/>
          <w:sz w:val="28"/>
          <w:szCs w:val="28"/>
        </w:rPr>
        <w:t>contact information (phone number, address, email)</w:t>
      </w:r>
    </w:p>
    <w:p w14:paraId="6685C902" w14:textId="5C5134DD" w:rsidR="00E57EFB" w:rsidRPr="00792FD7" w:rsidRDefault="00E57EFB" w:rsidP="00E57EFB">
      <w:pPr>
        <w:pStyle w:val="ListParagraph"/>
        <w:numPr>
          <w:ilvl w:val="0"/>
          <w:numId w:val="19"/>
        </w:numPr>
        <w:rPr>
          <w:rFonts w:ascii="Tahoma" w:eastAsia="Tahoma" w:hAnsi="Tahoma" w:cs="Tahoma"/>
          <w:color w:val="000000" w:themeColor="text1"/>
          <w:sz w:val="28"/>
          <w:szCs w:val="28"/>
        </w:rPr>
      </w:pPr>
      <w:r w:rsidRPr="00792FD7">
        <w:rPr>
          <w:rFonts w:ascii="Tahoma" w:eastAsia="Tahoma" w:hAnsi="Tahoma" w:cs="Tahoma"/>
          <w:color w:val="000000" w:themeColor="text1"/>
          <w:sz w:val="28"/>
          <w:szCs w:val="28"/>
        </w:rPr>
        <w:t xml:space="preserve">Information from health tracking apps </w:t>
      </w:r>
      <w:r>
        <w:rPr>
          <w:rFonts w:ascii="Tahoma" w:eastAsia="Tahoma" w:hAnsi="Tahoma" w:cs="Tahoma"/>
          <w:color w:val="000000" w:themeColor="text1"/>
          <w:sz w:val="28"/>
          <w:szCs w:val="28"/>
        </w:rPr>
        <w:t xml:space="preserve">(Throne, </w:t>
      </w:r>
      <w:proofErr w:type="spellStart"/>
      <w:r>
        <w:rPr>
          <w:rFonts w:ascii="Tahoma" w:eastAsia="Tahoma" w:hAnsi="Tahoma" w:cs="Tahoma"/>
          <w:color w:val="000000" w:themeColor="text1"/>
          <w:sz w:val="28"/>
          <w:szCs w:val="28"/>
        </w:rPr>
        <w:t>MenHealth</w:t>
      </w:r>
      <w:proofErr w:type="spellEnd"/>
      <w:r>
        <w:rPr>
          <w:rFonts w:ascii="Tahoma" w:eastAsia="Tahoma" w:hAnsi="Tahoma" w:cs="Tahoma"/>
          <w:color w:val="000000" w:themeColor="text1"/>
          <w:sz w:val="28"/>
          <w:szCs w:val="28"/>
        </w:rPr>
        <w:t>)</w:t>
      </w:r>
    </w:p>
    <w:p w14:paraId="357D41D2" w14:textId="77777777" w:rsidR="00E57EFB" w:rsidRDefault="00E57EFB" w:rsidP="00E57EFB">
      <w:pPr>
        <w:pStyle w:val="ListParagraph"/>
        <w:numPr>
          <w:ilvl w:val="0"/>
          <w:numId w:val="19"/>
        </w:numPr>
        <w:rPr>
          <w:rFonts w:ascii="Tahoma" w:eastAsia="Tahoma" w:hAnsi="Tahoma" w:cs="Tahoma"/>
          <w:color w:val="000000" w:themeColor="text1"/>
          <w:sz w:val="28"/>
          <w:szCs w:val="28"/>
        </w:rPr>
      </w:pPr>
      <w:r>
        <w:rPr>
          <w:rFonts w:ascii="Tahoma" w:eastAsia="Tahoma" w:hAnsi="Tahoma" w:cs="Tahoma"/>
          <w:color w:val="000000" w:themeColor="text1"/>
          <w:sz w:val="28"/>
          <w:szCs w:val="28"/>
        </w:rPr>
        <w:t>Relevant information from your medical record</w:t>
      </w:r>
      <w:r w:rsidRPr="00636408">
        <w:rPr>
          <w:rFonts w:ascii="Tahoma" w:eastAsia="Tahoma" w:hAnsi="Tahoma" w:cs="Tahoma"/>
          <w:color w:val="000000" w:themeColor="text1"/>
          <w:sz w:val="28"/>
          <w:szCs w:val="28"/>
        </w:rPr>
        <w:t xml:space="preserve"> like</w:t>
      </w:r>
    </w:p>
    <w:p w14:paraId="2152E4F1" w14:textId="77777777" w:rsidR="00E57EFB" w:rsidRDefault="00E57EFB" w:rsidP="00E57EFB">
      <w:pPr>
        <w:pStyle w:val="ListParagraph"/>
        <w:numPr>
          <w:ilvl w:val="1"/>
          <w:numId w:val="19"/>
        </w:numPr>
        <w:rPr>
          <w:rFonts w:ascii="Tahoma" w:eastAsia="Tahoma" w:hAnsi="Tahoma" w:cs="Tahoma"/>
          <w:color w:val="000000" w:themeColor="text1"/>
          <w:sz w:val="28"/>
          <w:szCs w:val="28"/>
        </w:rPr>
      </w:pPr>
      <w:r>
        <w:rPr>
          <w:rFonts w:ascii="Tahoma" w:eastAsia="Tahoma" w:hAnsi="Tahoma" w:cs="Tahoma"/>
          <w:color w:val="000000" w:themeColor="text1"/>
          <w:sz w:val="28"/>
          <w:szCs w:val="28"/>
        </w:rPr>
        <w:t>medical history and diagnoses</w:t>
      </w:r>
    </w:p>
    <w:p w14:paraId="0425A841" w14:textId="77777777" w:rsidR="00E57EFB" w:rsidRDefault="00E57EFB" w:rsidP="00E57EFB">
      <w:pPr>
        <w:pStyle w:val="ListParagraph"/>
        <w:numPr>
          <w:ilvl w:val="1"/>
          <w:numId w:val="19"/>
        </w:numPr>
        <w:rPr>
          <w:rFonts w:ascii="Tahoma" w:eastAsia="Tahoma" w:hAnsi="Tahoma" w:cs="Tahoma"/>
          <w:color w:val="000000" w:themeColor="text1"/>
          <w:sz w:val="28"/>
          <w:szCs w:val="28"/>
        </w:rPr>
      </w:pPr>
      <w:r>
        <w:rPr>
          <w:rFonts w:ascii="Tahoma" w:eastAsia="Tahoma" w:hAnsi="Tahoma" w:cs="Tahoma"/>
          <w:color w:val="000000" w:themeColor="text1"/>
          <w:sz w:val="28"/>
          <w:szCs w:val="28"/>
        </w:rPr>
        <w:t xml:space="preserve">current and past medications or treatments </w:t>
      </w:r>
    </w:p>
    <w:p w14:paraId="33B469A8" w14:textId="77777777" w:rsidR="00E57EFB" w:rsidRDefault="00E57EFB" w:rsidP="00E57EFB">
      <w:pPr>
        <w:pStyle w:val="ListParagraph"/>
        <w:numPr>
          <w:ilvl w:val="1"/>
          <w:numId w:val="19"/>
        </w:numPr>
        <w:rPr>
          <w:rFonts w:ascii="Tahoma" w:eastAsia="Tahoma" w:hAnsi="Tahoma" w:cs="Tahoma"/>
          <w:color w:val="000000" w:themeColor="text1"/>
          <w:sz w:val="28"/>
          <w:szCs w:val="28"/>
        </w:rPr>
      </w:pPr>
      <w:r>
        <w:rPr>
          <w:rFonts w:ascii="Tahoma" w:eastAsia="Tahoma" w:hAnsi="Tahoma" w:cs="Tahoma"/>
          <w:color w:val="000000" w:themeColor="text1"/>
          <w:sz w:val="28"/>
          <w:szCs w:val="28"/>
        </w:rPr>
        <w:t xml:space="preserve">information from physical examinations </w:t>
      </w:r>
    </w:p>
    <w:p w14:paraId="2B4613AC" w14:textId="77777777" w:rsidR="00E57EFB" w:rsidRDefault="00E57EFB" w:rsidP="00E57EFB">
      <w:pPr>
        <w:pStyle w:val="ListParagraph"/>
        <w:numPr>
          <w:ilvl w:val="1"/>
          <w:numId w:val="19"/>
        </w:numPr>
        <w:rPr>
          <w:rFonts w:ascii="Tahoma" w:eastAsia="Tahoma" w:hAnsi="Tahoma" w:cs="Tahoma"/>
          <w:color w:val="000000" w:themeColor="text1"/>
          <w:sz w:val="28"/>
          <w:szCs w:val="28"/>
        </w:rPr>
      </w:pPr>
      <w:r>
        <w:rPr>
          <w:rFonts w:ascii="Tahoma" w:eastAsia="Tahoma" w:hAnsi="Tahoma" w:cs="Tahoma"/>
          <w:color w:val="000000" w:themeColor="text1"/>
          <w:sz w:val="28"/>
          <w:szCs w:val="28"/>
        </w:rPr>
        <w:t>lab and imaging results</w:t>
      </w:r>
      <w:r w:rsidRPr="00636408">
        <w:rPr>
          <w:rFonts w:ascii="Tahoma" w:eastAsia="Tahoma" w:hAnsi="Tahoma" w:cs="Tahoma"/>
          <w:color w:val="000000" w:themeColor="text1"/>
          <w:sz w:val="28"/>
          <w:szCs w:val="28"/>
        </w:rPr>
        <w:t xml:space="preserve"> </w:t>
      </w:r>
    </w:p>
    <w:p w14:paraId="3A6D6575" w14:textId="77777777" w:rsidR="00E57EFB" w:rsidRDefault="00E57EFB" w:rsidP="00E57EFB">
      <w:pPr>
        <w:pStyle w:val="ListParagraph"/>
        <w:numPr>
          <w:ilvl w:val="1"/>
          <w:numId w:val="19"/>
        </w:numPr>
        <w:rPr>
          <w:rFonts w:ascii="Tahoma" w:eastAsia="Tahoma" w:hAnsi="Tahoma" w:cs="Tahoma"/>
          <w:color w:val="000000" w:themeColor="text1"/>
          <w:sz w:val="28"/>
          <w:szCs w:val="28"/>
        </w:rPr>
      </w:pPr>
      <w:r>
        <w:rPr>
          <w:rFonts w:ascii="Tahoma" w:eastAsia="Tahoma" w:hAnsi="Tahoma" w:cs="Tahoma"/>
          <w:color w:val="000000" w:themeColor="text1"/>
          <w:sz w:val="28"/>
          <w:szCs w:val="28"/>
        </w:rPr>
        <w:t>clinical notes</w:t>
      </w:r>
    </w:p>
    <w:p w14:paraId="11DA0748" w14:textId="77777777" w:rsidR="00E57EFB" w:rsidRPr="006D580D" w:rsidRDefault="00E57EFB" w:rsidP="00E57EFB">
      <w:pPr>
        <w:pStyle w:val="ListParagraph"/>
        <w:numPr>
          <w:ilvl w:val="0"/>
          <w:numId w:val="19"/>
        </w:numPr>
        <w:rPr>
          <w:rFonts w:ascii="Tahoma" w:eastAsia="Tahoma" w:hAnsi="Tahoma" w:cs="Tahoma"/>
          <w:color w:val="000000" w:themeColor="text1"/>
          <w:sz w:val="28"/>
          <w:szCs w:val="28"/>
        </w:rPr>
      </w:pPr>
      <w:r>
        <w:rPr>
          <w:rFonts w:ascii="Tahoma" w:eastAsia="Tahoma" w:hAnsi="Tahoma" w:cs="Tahoma"/>
          <w:color w:val="000000" w:themeColor="text1"/>
          <w:sz w:val="28"/>
          <w:szCs w:val="28"/>
        </w:rPr>
        <w:t>Information from all tests and procedures that will be done for this study</w:t>
      </w:r>
    </w:p>
    <w:p w14:paraId="74561D76" w14:textId="77777777" w:rsidR="00E57EFB" w:rsidRDefault="00E57EFB" w:rsidP="00E57EFB">
      <w:pPr>
        <w:rPr>
          <w:rFonts w:ascii="Tahoma" w:eastAsia="Tahoma" w:hAnsi="Tahoma" w:cs="Tahoma"/>
          <w:color w:val="FF0000"/>
          <w:sz w:val="28"/>
          <w:szCs w:val="28"/>
        </w:rPr>
      </w:pPr>
    </w:p>
    <w:p w14:paraId="26B51C93" w14:textId="77777777" w:rsidR="00E57EFB" w:rsidRDefault="00E57EFB" w:rsidP="00E57EFB">
      <w:pPr>
        <w:rPr>
          <w:rFonts w:ascii="Tahoma" w:eastAsia="Tahoma" w:hAnsi="Tahoma" w:cs="Tahoma"/>
          <w:color w:val="000000"/>
          <w:sz w:val="28"/>
          <w:szCs w:val="28"/>
        </w:rPr>
      </w:pPr>
      <w:r>
        <w:rPr>
          <w:rFonts w:ascii="Tahoma" w:eastAsia="Tahoma" w:hAnsi="Tahoma" w:cs="Tahoma"/>
          <w:b/>
          <w:color w:val="000000"/>
          <w:sz w:val="28"/>
          <w:szCs w:val="28"/>
        </w:rPr>
        <w:t>Who may use, share, or receive my information?</w:t>
      </w:r>
    </w:p>
    <w:p w14:paraId="0D15EBAD" w14:textId="77777777" w:rsidR="00E57EFB" w:rsidRDefault="00E57EFB" w:rsidP="00E57EFB">
      <w:pPr>
        <w:rPr>
          <w:rFonts w:ascii="Tahoma" w:eastAsia="Tahoma" w:hAnsi="Tahoma" w:cs="Tahoma"/>
          <w:sz w:val="28"/>
          <w:szCs w:val="28"/>
        </w:rPr>
      </w:pPr>
      <w:r>
        <w:rPr>
          <w:rFonts w:ascii="Tahoma" w:eastAsia="Tahoma" w:hAnsi="Tahoma" w:cs="Tahoma"/>
          <w:color w:val="000000"/>
          <w:sz w:val="28"/>
          <w:szCs w:val="28"/>
        </w:rPr>
        <w:t>The research records may be used and shared with others who are working with us on this research. This includes:</w:t>
      </w:r>
    </w:p>
    <w:p w14:paraId="1CFF0F23" w14:textId="77777777" w:rsidR="00E57EFB" w:rsidRDefault="00E57EFB" w:rsidP="00E57EFB">
      <w:pPr>
        <w:numPr>
          <w:ilvl w:val="0"/>
          <w:numId w:val="18"/>
        </w:numPr>
        <w:rPr>
          <w:rFonts w:ascii="Tahoma" w:eastAsia="Tahoma" w:hAnsi="Tahoma" w:cs="Tahoma"/>
          <w:sz w:val="28"/>
          <w:szCs w:val="28"/>
        </w:rPr>
      </w:pPr>
      <w:r>
        <w:rPr>
          <w:rFonts w:ascii="Tahoma" w:eastAsia="Tahoma" w:hAnsi="Tahoma" w:cs="Tahoma"/>
          <w:color w:val="000000"/>
          <w:sz w:val="28"/>
          <w:szCs w:val="28"/>
        </w:rPr>
        <w:t>Members of the research team and those at Stanford University who are performing their jobs to support research</w:t>
      </w:r>
    </w:p>
    <w:p w14:paraId="7FF46988" w14:textId="77777777" w:rsidR="00E57EFB" w:rsidRDefault="00E57EFB" w:rsidP="00E57EFB">
      <w:pPr>
        <w:numPr>
          <w:ilvl w:val="0"/>
          <w:numId w:val="18"/>
        </w:numPr>
        <w:rPr>
          <w:rFonts w:ascii="Tahoma" w:eastAsia="Tahoma" w:hAnsi="Tahoma" w:cs="Tahoma"/>
          <w:color w:val="000000"/>
          <w:sz w:val="28"/>
          <w:szCs w:val="28"/>
        </w:rPr>
      </w:pPr>
      <w:r>
        <w:rPr>
          <w:rFonts w:ascii="Tahoma" w:eastAsia="Tahoma" w:hAnsi="Tahoma" w:cs="Tahoma"/>
          <w:color w:val="000000"/>
          <w:sz w:val="28"/>
          <w:szCs w:val="28"/>
        </w:rPr>
        <w:t>Others at Stanford who oversee the research</w:t>
      </w:r>
    </w:p>
    <w:p w14:paraId="5E8192F8" w14:textId="77777777" w:rsidR="00E57EFB" w:rsidRDefault="00E57EFB" w:rsidP="00E57EFB">
      <w:pPr>
        <w:numPr>
          <w:ilvl w:val="0"/>
          <w:numId w:val="18"/>
        </w:numPr>
        <w:rPr>
          <w:rFonts w:ascii="Tahoma" w:eastAsia="Tahoma" w:hAnsi="Tahoma" w:cs="Tahoma"/>
          <w:color w:val="000000"/>
          <w:sz w:val="28"/>
          <w:szCs w:val="28"/>
        </w:rPr>
      </w:pPr>
      <w:r>
        <w:rPr>
          <w:rFonts w:ascii="Tahoma" w:eastAsia="Tahoma" w:hAnsi="Tahoma" w:cs="Tahoma"/>
          <w:color w:val="000000"/>
          <w:sz w:val="28"/>
          <w:szCs w:val="28"/>
        </w:rPr>
        <w:t xml:space="preserve">Your health care team or organization who may receive it for treatment purposes </w:t>
      </w:r>
    </w:p>
    <w:p w14:paraId="2BF02B02" w14:textId="77777777" w:rsidR="00E57EFB" w:rsidRDefault="00E57EFB" w:rsidP="00E57EFB">
      <w:pPr>
        <w:numPr>
          <w:ilvl w:val="0"/>
          <w:numId w:val="18"/>
        </w:numPr>
        <w:rPr>
          <w:rFonts w:ascii="Tahoma" w:eastAsia="Tahoma" w:hAnsi="Tahoma" w:cs="Tahoma"/>
          <w:color w:val="000000"/>
          <w:sz w:val="28"/>
          <w:szCs w:val="28"/>
        </w:rPr>
      </w:pPr>
      <w:r>
        <w:rPr>
          <w:rFonts w:ascii="Tahoma" w:eastAsia="Tahoma" w:hAnsi="Tahoma" w:cs="Tahoma"/>
          <w:color w:val="000000"/>
          <w:sz w:val="28"/>
          <w:szCs w:val="28"/>
        </w:rPr>
        <w:t>O</w:t>
      </w:r>
      <w:r w:rsidRPr="005150AD">
        <w:rPr>
          <w:rFonts w:ascii="Tahoma" w:eastAsia="Tahoma" w:hAnsi="Tahoma" w:cs="Tahoma"/>
          <w:color w:val="000000"/>
          <w:sz w:val="28"/>
          <w:szCs w:val="28"/>
        </w:rPr>
        <w:t>thers who are required by law to review the quality and safety of the research, including</w:t>
      </w:r>
      <w:r>
        <w:rPr>
          <w:rFonts w:ascii="Tahoma" w:eastAsia="Tahoma" w:hAnsi="Tahoma" w:cs="Tahoma"/>
          <w:color w:val="000000"/>
          <w:sz w:val="28"/>
          <w:szCs w:val="28"/>
        </w:rPr>
        <w:t xml:space="preserve"> but not limited to</w:t>
      </w:r>
      <w:r w:rsidRPr="005150AD">
        <w:rPr>
          <w:rFonts w:ascii="Tahoma" w:eastAsia="Tahoma" w:hAnsi="Tahoma" w:cs="Tahoma"/>
          <w:color w:val="000000"/>
          <w:sz w:val="28"/>
          <w:szCs w:val="28"/>
        </w:rPr>
        <w:t xml:space="preserve">: </w:t>
      </w:r>
    </w:p>
    <w:p w14:paraId="37AEA952" w14:textId="77777777" w:rsidR="00E57EFB" w:rsidRDefault="00E57EFB" w:rsidP="00E57EFB">
      <w:pPr>
        <w:numPr>
          <w:ilvl w:val="1"/>
          <w:numId w:val="18"/>
        </w:numPr>
        <w:rPr>
          <w:rFonts w:ascii="Tahoma" w:eastAsia="Tahoma" w:hAnsi="Tahoma" w:cs="Tahoma"/>
          <w:color w:val="000000"/>
          <w:sz w:val="28"/>
          <w:szCs w:val="28"/>
        </w:rPr>
      </w:pPr>
      <w:r w:rsidRPr="005150AD">
        <w:rPr>
          <w:rFonts w:ascii="Tahoma" w:eastAsia="Tahoma" w:hAnsi="Tahoma" w:cs="Tahoma"/>
          <w:color w:val="000000"/>
          <w:sz w:val="28"/>
          <w:szCs w:val="28"/>
        </w:rPr>
        <w:lastRenderedPageBreak/>
        <w:t>State, federal, and international government agencies or committees</w:t>
      </w:r>
      <w:r>
        <w:rPr>
          <w:rFonts w:ascii="Tahoma" w:eastAsia="Tahoma" w:hAnsi="Tahoma" w:cs="Tahoma"/>
          <w:color w:val="000000"/>
          <w:sz w:val="28"/>
          <w:szCs w:val="28"/>
        </w:rPr>
        <w:t>, such as the Food and Drug Administration or the Office for Human Research Protections</w:t>
      </w:r>
    </w:p>
    <w:p w14:paraId="42A26E1B" w14:textId="77777777" w:rsidR="00E57EFB" w:rsidRPr="00AE112E" w:rsidRDefault="00E57EFB" w:rsidP="00E57EFB">
      <w:pPr>
        <w:numPr>
          <w:ilvl w:val="0"/>
          <w:numId w:val="18"/>
        </w:numPr>
        <w:rPr>
          <w:rFonts w:ascii="Tahoma" w:eastAsia="Tahoma" w:hAnsi="Tahoma" w:cs="Tahoma"/>
          <w:color w:val="000000"/>
          <w:sz w:val="28"/>
          <w:szCs w:val="28"/>
        </w:rPr>
      </w:pPr>
      <w:r>
        <w:rPr>
          <w:rFonts w:ascii="Tahoma" w:eastAsia="Tahoma" w:hAnsi="Tahoma" w:cs="Tahoma"/>
          <w:color w:val="000000" w:themeColor="text1"/>
          <w:sz w:val="28"/>
          <w:szCs w:val="28"/>
        </w:rPr>
        <w:t xml:space="preserve">Researchers and/or those responsible for research with whom collaboration may be required (e.g. other hospitals or academic centers) </w:t>
      </w:r>
    </w:p>
    <w:p w14:paraId="6C66C7F0" w14:textId="77777777" w:rsidR="00E57EFB" w:rsidRDefault="00E57EFB" w:rsidP="00E57EFB">
      <w:pPr>
        <w:rPr>
          <w:rFonts w:ascii="Tahoma" w:eastAsia="Tahoma" w:hAnsi="Tahoma" w:cs="Tahoma"/>
          <w:color w:val="FF0000"/>
          <w:sz w:val="28"/>
          <w:szCs w:val="28"/>
        </w:rPr>
      </w:pPr>
    </w:p>
    <w:p w14:paraId="3E1142FD" w14:textId="77777777" w:rsidR="00E57EFB" w:rsidRDefault="00E57EFB" w:rsidP="00E57EFB">
      <w:pPr>
        <w:rPr>
          <w:rFonts w:ascii="Tahoma" w:eastAsia="Tahoma" w:hAnsi="Tahoma" w:cs="Tahoma"/>
          <w:color w:val="000000"/>
          <w:sz w:val="28"/>
          <w:szCs w:val="28"/>
        </w:rPr>
      </w:pPr>
      <w:r>
        <w:rPr>
          <w:rFonts w:ascii="Tahoma" w:eastAsia="Tahoma" w:hAnsi="Tahoma" w:cs="Tahoma"/>
          <w:color w:val="000000"/>
          <w:sz w:val="28"/>
          <w:szCs w:val="28"/>
        </w:rPr>
        <w:t xml:space="preserve">If we share your information with groups outside of Stanford University, they may not be required to follow the same federal privacy laws. They may also share your information with others not described in this form. </w:t>
      </w:r>
    </w:p>
    <w:p w14:paraId="3743C70B" w14:textId="77777777" w:rsidR="00E57EFB" w:rsidRDefault="00E57EFB" w:rsidP="00E57EFB">
      <w:pPr>
        <w:rPr>
          <w:rFonts w:ascii="Tahoma" w:eastAsia="Tahoma" w:hAnsi="Tahoma" w:cs="Tahoma"/>
          <w:b/>
          <w:color w:val="000000"/>
          <w:sz w:val="28"/>
          <w:szCs w:val="28"/>
        </w:rPr>
      </w:pPr>
    </w:p>
    <w:p w14:paraId="3E37B063" w14:textId="77777777" w:rsidR="00E57EFB" w:rsidRDefault="00E57EFB" w:rsidP="00E57EFB">
      <w:pPr>
        <w:rPr>
          <w:rFonts w:ascii="Tahoma" w:eastAsia="Tahoma" w:hAnsi="Tahoma" w:cs="Tahoma"/>
          <w:b/>
          <w:color w:val="000000"/>
          <w:sz w:val="28"/>
          <w:szCs w:val="28"/>
        </w:rPr>
      </w:pPr>
      <w:r>
        <w:rPr>
          <w:rFonts w:ascii="Tahoma" w:eastAsia="Tahoma" w:hAnsi="Tahoma" w:cs="Tahoma"/>
          <w:b/>
          <w:color w:val="000000"/>
          <w:sz w:val="28"/>
          <w:szCs w:val="28"/>
        </w:rPr>
        <w:t>Do I have to sign this permission form?</w:t>
      </w:r>
    </w:p>
    <w:p w14:paraId="79769310" w14:textId="77777777" w:rsidR="00E57EFB" w:rsidRDefault="00E57EFB" w:rsidP="00E57EFB">
      <w:pPr>
        <w:rPr>
          <w:rFonts w:ascii="Tahoma" w:eastAsia="Tahoma" w:hAnsi="Tahoma" w:cs="Tahoma"/>
          <w:color w:val="000000"/>
          <w:sz w:val="28"/>
          <w:szCs w:val="28"/>
        </w:rPr>
      </w:pPr>
      <w:r>
        <w:rPr>
          <w:rFonts w:ascii="Tahoma" w:eastAsia="Tahoma" w:hAnsi="Tahoma" w:cs="Tahoma"/>
          <w:color w:val="000000"/>
          <w:sz w:val="28"/>
          <w:szCs w:val="28"/>
        </w:rPr>
        <w:t xml:space="preserve">You do not have to sign this permission form. You can still receive medical care at a Stanford Medicine affiliated organization if you don’t sign this form. If you do not sign this form, you </w:t>
      </w:r>
      <w:r w:rsidRPr="003161AE">
        <w:rPr>
          <w:rFonts w:ascii="Tahoma" w:eastAsia="Tahoma" w:hAnsi="Tahoma" w:cs="Tahoma"/>
          <w:color w:val="000000"/>
          <w:sz w:val="28"/>
          <w:szCs w:val="28"/>
        </w:rPr>
        <w:t>will not be able to participate in this research study</w:t>
      </w:r>
      <w:r>
        <w:rPr>
          <w:rFonts w:ascii="Tahoma" w:eastAsia="Tahoma" w:hAnsi="Tahoma" w:cs="Tahoma"/>
          <w:color w:val="000000"/>
          <w:sz w:val="28"/>
          <w:szCs w:val="28"/>
        </w:rPr>
        <w:t>.</w:t>
      </w:r>
    </w:p>
    <w:p w14:paraId="54F4C97E" w14:textId="77777777" w:rsidR="00E57EFB" w:rsidRDefault="00E57EFB" w:rsidP="00E57EFB">
      <w:pPr>
        <w:rPr>
          <w:rFonts w:ascii="Tahoma" w:eastAsia="Tahoma" w:hAnsi="Tahoma" w:cs="Tahoma"/>
          <w:color w:val="000000"/>
          <w:sz w:val="28"/>
          <w:szCs w:val="28"/>
        </w:rPr>
      </w:pPr>
    </w:p>
    <w:p w14:paraId="4DE2CA34" w14:textId="77777777" w:rsidR="00E57EFB" w:rsidRDefault="00E57EFB" w:rsidP="00E57EFB">
      <w:pPr>
        <w:rPr>
          <w:rFonts w:ascii="Tahoma" w:eastAsia="Tahoma" w:hAnsi="Tahoma" w:cs="Tahoma"/>
          <w:b/>
          <w:color w:val="000000"/>
          <w:sz w:val="28"/>
          <w:szCs w:val="28"/>
        </w:rPr>
      </w:pPr>
      <w:r>
        <w:rPr>
          <w:rFonts w:ascii="Tahoma" w:eastAsia="Tahoma" w:hAnsi="Tahoma" w:cs="Tahoma"/>
          <w:b/>
          <w:color w:val="000000"/>
          <w:sz w:val="28"/>
          <w:szCs w:val="28"/>
        </w:rPr>
        <w:t>If I sign, can I change my mind later?</w:t>
      </w:r>
    </w:p>
    <w:p w14:paraId="10740828" w14:textId="77777777" w:rsidR="00E57EFB" w:rsidRDefault="00E57EFB" w:rsidP="00E57EFB">
      <w:pPr>
        <w:rPr>
          <w:rFonts w:ascii="Tahoma" w:eastAsia="Tahoma" w:hAnsi="Tahoma" w:cs="Tahoma"/>
          <w:color w:val="000000"/>
          <w:sz w:val="28"/>
          <w:szCs w:val="28"/>
        </w:rPr>
      </w:pPr>
      <w:r>
        <w:rPr>
          <w:rFonts w:ascii="Tahoma" w:eastAsia="Tahoma" w:hAnsi="Tahoma" w:cs="Tahoma"/>
          <w:color w:val="000000"/>
          <w:sz w:val="28"/>
          <w:szCs w:val="28"/>
        </w:rPr>
        <w:t xml:space="preserve">You can cancel your permission at any time. If you change your mind, we will not collect new information from you for the </w:t>
      </w:r>
      <w:proofErr w:type="gramStart"/>
      <w:r>
        <w:rPr>
          <w:rFonts w:ascii="Tahoma" w:eastAsia="Tahoma" w:hAnsi="Tahoma" w:cs="Tahoma"/>
          <w:color w:val="000000"/>
          <w:sz w:val="28"/>
          <w:szCs w:val="28"/>
        </w:rPr>
        <w:t>study</w:t>
      </w:r>
      <w:proofErr w:type="gramEnd"/>
      <w:r>
        <w:rPr>
          <w:rFonts w:ascii="Tahoma" w:eastAsia="Tahoma" w:hAnsi="Tahoma" w:cs="Tahoma"/>
          <w:color w:val="000000"/>
          <w:sz w:val="28"/>
          <w:szCs w:val="28"/>
        </w:rPr>
        <w:t xml:space="preserve"> and you will be withdrawn from the study. But we can continue to use information we have already collected and started to use in our research, to maintain the integrity of the research. </w:t>
      </w:r>
    </w:p>
    <w:p w14:paraId="4E69A326" w14:textId="77777777" w:rsidR="00E57EFB" w:rsidRDefault="00E57EFB" w:rsidP="00E57EFB">
      <w:pPr>
        <w:rPr>
          <w:rFonts w:ascii="Tahoma" w:eastAsia="Tahoma" w:hAnsi="Tahoma" w:cs="Tahoma"/>
          <w:color w:val="000000"/>
          <w:sz w:val="28"/>
          <w:szCs w:val="28"/>
        </w:rPr>
      </w:pPr>
    </w:p>
    <w:p w14:paraId="45A4C09F" w14:textId="77777777" w:rsidR="00E57EFB" w:rsidRDefault="00E57EFB" w:rsidP="00E57EFB">
      <w:pPr>
        <w:rPr>
          <w:rFonts w:ascii="Tahoma" w:eastAsia="Tahoma" w:hAnsi="Tahoma" w:cs="Tahoma"/>
          <w:color w:val="66A0FF"/>
          <w:sz w:val="28"/>
          <w:szCs w:val="28"/>
        </w:rPr>
      </w:pPr>
      <w:r>
        <w:rPr>
          <w:rFonts w:ascii="Tahoma" w:eastAsia="Tahoma" w:hAnsi="Tahoma" w:cs="Tahoma"/>
          <w:color w:val="000000"/>
          <w:sz w:val="28"/>
          <w:szCs w:val="28"/>
        </w:rPr>
        <w:t xml:space="preserve">If you wish to cancel your permission, you must write a letter or email to the Protocol Director using the contact information provided in this form. </w:t>
      </w:r>
    </w:p>
    <w:p w14:paraId="5C7E691B" w14:textId="77777777" w:rsidR="00E57EFB" w:rsidRDefault="00E57EFB" w:rsidP="00E57EFB">
      <w:pPr>
        <w:rPr>
          <w:rFonts w:ascii="Tahoma" w:eastAsia="Tahoma" w:hAnsi="Tahoma" w:cs="Tahoma"/>
          <w:b/>
          <w:color w:val="000000"/>
          <w:sz w:val="28"/>
          <w:szCs w:val="28"/>
        </w:rPr>
      </w:pPr>
    </w:p>
    <w:p w14:paraId="78930660" w14:textId="77777777" w:rsidR="00E57EFB" w:rsidRDefault="00E57EFB" w:rsidP="00E57EFB">
      <w:pPr>
        <w:rPr>
          <w:rFonts w:ascii="Tahoma" w:eastAsia="Tahoma" w:hAnsi="Tahoma" w:cs="Tahoma"/>
          <w:color w:val="000000"/>
          <w:sz w:val="28"/>
          <w:szCs w:val="28"/>
        </w:rPr>
      </w:pPr>
      <w:r>
        <w:rPr>
          <w:rFonts w:ascii="Tahoma" w:eastAsia="Tahoma" w:hAnsi="Tahoma" w:cs="Tahoma"/>
          <w:b/>
          <w:color w:val="000000"/>
          <w:sz w:val="28"/>
          <w:szCs w:val="28"/>
        </w:rPr>
        <w:t>When will my permission expire?</w:t>
      </w:r>
    </w:p>
    <w:p w14:paraId="3B687B59" w14:textId="77777777" w:rsidR="00E57EFB" w:rsidRDefault="00E57EFB" w:rsidP="00E57EFB">
      <w:pPr>
        <w:rPr>
          <w:rFonts w:ascii="Tahoma" w:eastAsia="Tahoma" w:hAnsi="Tahoma" w:cs="Tahoma"/>
          <w:color w:val="FF0000"/>
          <w:sz w:val="28"/>
          <w:szCs w:val="28"/>
        </w:rPr>
      </w:pPr>
      <w:r>
        <w:rPr>
          <w:rFonts w:ascii="Tahoma" w:eastAsia="Tahoma" w:hAnsi="Tahoma" w:cs="Tahoma"/>
          <w:color w:val="000000"/>
          <w:sz w:val="28"/>
          <w:szCs w:val="28"/>
        </w:rPr>
        <w:t xml:space="preserve">Your permission to use and share your health information will end when the research and all required study monitoring is over. </w:t>
      </w:r>
    </w:p>
    <w:p w14:paraId="3250E385" w14:textId="77777777" w:rsidR="00E57EFB" w:rsidRDefault="00E57EFB" w:rsidP="00E57EFB">
      <w:pPr>
        <w:rPr>
          <w:rFonts w:ascii="Tahoma" w:eastAsia="Tahoma" w:hAnsi="Tahoma" w:cs="Tahoma"/>
          <w:color w:val="FF0000"/>
          <w:sz w:val="28"/>
          <w:szCs w:val="28"/>
        </w:rPr>
      </w:pPr>
    </w:p>
    <w:p w14:paraId="64352527" w14:textId="77777777" w:rsidR="00E57EFB" w:rsidRDefault="00E57EFB" w:rsidP="00E57EFB">
      <w:pPr>
        <w:rPr>
          <w:rFonts w:ascii="Tahoma" w:eastAsia="Tahoma" w:hAnsi="Tahoma" w:cs="Tahoma"/>
          <w:color w:val="000000"/>
          <w:sz w:val="28"/>
          <w:szCs w:val="28"/>
        </w:rPr>
      </w:pPr>
      <w:r>
        <w:rPr>
          <w:rFonts w:ascii="Tahoma" w:eastAsia="Tahoma" w:hAnsi="Tahoma" w:cs="Tahoma"/>
          <w:b/>
          <w:color w:val="000000"/>
          <w:sz w:val="28"/>
          <w:szCs w:val="28"/>
        </w:rPr>
        <w:t>Will access to my information in my Stanford medical record be limited during the study?</w:t>
      </w:r>
    </w:p>
    <w:p w14:paraId="65DF4014" w14:textId="77777777" w:rsidR="00E57EFB" w:rsidRDefault="00E57EFB" w:rsidP="00E57EFB">
      <w:pPr>
        <w:rPr>
          <w:rFonts w:ascii="Tahoma" w:eastAsia="Tahoma" w:hAnsi="Tahoma" w:cs="Tahoma"/>
          <w:color w:val="000000"/>
          <w:sz w:val="28"/>
          <w:szCs w:val="28"/>
        </w:rPr>
      </w:pPr>
      <w:r w:rsidRPr="00D66D50">
        <w:rPr>
          <w:rFonts w:ascii="Tahoma" w:eastAsia="Tahoma" w:hAnsi="Tahoma" w:cs="Tahoma"/>
          <w:color w:val="000000"/>
          <w:sz w:val="28"/>
          <w:szCs w:val="28"/>
        </w:rPr>
        <w:t xml:space="preserve">You have a right to use information about you to make decisions about your health care. However, your information from this </w:t>
      </w:r>
      <w:r>
        <w:rPr>
          <w:rFonts w:ascii="Tahoma" w:eastAsia="Tahoma" w:hAnsi="Tahoma" w:cs="Tahoma"/>
          <w:color w:val="000000"/>
          <w:sz w:val="28"/>
          <w:szCs w:val="28"/>
        </w:rPr>
        <w:t>research</w:t>
      </w:r>
      <w:r w:rsidRPr="00D66D50">
        <w:rPr>
          <w:rFonts w:ascii="Tahoma" w:eastAsia="Tahoma" w:hAnsi="Tahoma" w:cs="Tahoma"/>
          <w:color w:val="000000"/>
          <w:sz w:val="28"/>
          <w:szCs w:val="28"/>
        </w:rPr>
        <w:t xml:space="preserve"> will not be available during the study. It will be available after the study is finished.</w:t>
      </w:r>
    </w:p>
    <w:p w14:paraId="40AA2338" w14:textId="77777777" w:rsidR="00E57EFB" w:rsidRDefault="00E57EFB" w:rsidP="00E57EFB">
      <w:pPr>
        <w:rPr>
          <w:rFonts w:ascii="Tahoma" w:eastAsia="Tahoma" w:hAnsi="Tahoma" w:cs="Tahoma"/>
          <w:color w:val="000000"/>
          <w:sz w:val="28"/>
          <w:szCs w:val="28"/>
        </w:rPr>
      </w:pPr>
    </w:p>
    <w:p w14:paraId="5A160105" w14:textId="77777777" w:rsidR="00E57EFB" w:rsidRDefault="00E57EFB" w:rsidP="00E57EFB">
      <w:pPr>
        <w:rPr>
          <w:rFonts w:ascii="Tahoma" w:eastAsia="Tahoma" w:hAnsi="Tahoma" w:cs="Tahoma"/>
          <w:color w:val="000000"/>
          <w:sz w:val="28"/>
          <w:szCs w:val="28"/>
        </w:rPr>
      </w:pPr>
    </w:p>
    <w:p w14:paraId="19320951" w14:textId="77777777" w:rsidR="00E57EFB" w:rsidRDefault="00E57EFB" w:rsidP="00E57EFB">
      <w:pPr>
        <w:rPr>
          <w:rFonts w:ascii="Tahoma" w:eastAsia="Tahoma" w:hAnsi="Tahoma" w:cs="Tahoma"/>
          <w:color w:val="000000"/>
          <w:sz w:val="28"/>
          <w:szCs w:val="28"/>
        </w:rPr>
      </w:pPr>
      <w:r>
        <w:rPr>
          <w:rFonts w:ascii="Tahoma" w:eastAsia="Tahoma" w:hAnsi="Tahoma" w:cs="Tahoma"/>
          <w:color w:val="000000"/>
          <w:sz w:val="28"/>
          <w:szCs w:val="28"/>
        </w:rPr>
        <w:t xml:space="preserve">________________________________            </w:t>
      </w:r>
      <w:proofErr w:type="gramStart"/>
      <w:r>
        <w:rPr>
          <w:rFonts w:ascii="Tahoma" w:eastAsia="Tahoma" w:hAnsi="Tahoma" w:cs="Tahoma"/>
          <w:color w:val="000000"/>
          <w:sz w:val="28"/>
          <w:szCs w:val="28"/>
        </w:rPr>
        <w:tab/>
        <w:t xml:space="preserve">  </w:t>
      </w:r>
      <w:r>
        <w:rPr>
          <w:rFonts w:ascii="Tahoma" w:eastAsia="Tahoma" w:hAnsi="Tahoma" w:cs="Tahoma"/>
          <w:color w:val="000000"/>
        </w:rPr>
        <w:t>_</w:t>
      </w:r>
      <w:proofErr w:type="gramEnd"/>
      <w:r>
        <w:rPr>
          <w:rFonts w:ascii="Tahoma" w:eastAsia="Tahoma" w:hAnsi="Tahoma" w:cs="Tahoma"/>
          <w:color w:val="000000"/>
        </w:rPr>
        <w:t>_____________</w:t>
      </w:r>
      <w:r>
        <w:rPr>
          <w:rFonts w:ascii="Tahoma" w:eastAsia="Tahoma" w:hAnsi="Tahoma" w:cs="Tahoma"/>
          <w:color w:val="000000"/>
          <w:sz w:val="28"/>
          <w:szCs w:val="28"/>
        </w:rPr>
        <w:br/>
        <w:t>Signature of Adult Participant                                        Date</w:t>
      </w:r>
    </w:p>
    <w:p w14:paraId="2F9C1C81" w14:textId="77777777" w:rsidR="00E57EFB" w:rsidRDefault="00E57EFB" w:rsidP="00E57EFB">
      <w:pPr>
        <w:rPr>
          <w:rFonts w:ascii="Tahoma" w:eastAsia="Tahoma" w:hAnsi="Tahoma" w:cs="Tahoma"/>
          <w:color w:val="000000"/>
        </w:rPr>
      </w:pPr>
    </w:p>
    <w:p w14:paraId="12FE3D8F" w14:textId="77777777" w:rsidR="00E57EFB" w:rsidRDefault="00E57EFB" w:rsidP="00E57EFB">
      <w:pPr>
        <w:rPr>
          <w:rFonts w:ascii="Tahoma" w:eastAsia="Tahoma" w:hAnsi="Tahoma" w:cs="Tahoma"/>
          <w:color w:val="000000"/>
        </w:rPr>
      </w:pPr>
    </w:p>
    <w:p w14:paraId="3E8C4F5F" w14:textId="77777777" w:rsidR="00E57EFB" w:rsidRDefault="00E57EFB" w:rsidP="00E57EFB">
      <w:pPr>
        <w:rPr>
          <w:rFonts w:ascii="Tahoma" w:eastAsia="Tahoma" w:hAnsi="Tahoma" w:cs="Tahoma"/>
          <w:color w:val="000000"/>
          <w:sz w:val="28"/>
          <w:szCs w:val="28"/>
        </w:rPr>
      </w:pPr>
      <w:r>
        <w:rPr>
          <w:rFonts w:ascii="Tahoma" w:eastAsia="Tahoma" w:hAnsi="Tahoma" w:cs="Tahoma"/>
          <w:color w:val="000000"/>
          <w:sz w:val="28"/>
          <w:szCs w:val="28"/>
        </w:rPr>
        <w:t xml:space="preserve">________________________________            </w:t>
      </w:r>
      <w:r>
        <w:rPr>
          <w:rFonts w:ascii="Tahoma" w:eastAsia="Tahoma" w:hAnsi="Tahoma" w:cs="Tahoma"/>
          <w:color w:val="000000"/>
          <w:sz w:val="28"/>
          <w:szCs w:val="28"/>
        </w:rPr>
        <w:tab/>
      </w:r>
      <w:r>
        <w:rPr>
          <w:rFonts w:ascii="Tahoma" w:eastAsia="Tahoma" w:hAnsi="Tahoma" w:cs="Tahoma"/>
          <w:color w:val="000000"/>
          <w:sz w:val="28"/>
          <w:szCs w:val="28"/>
        </w:rPr>
        <w:br/>
        <w:t xml:space="preserve">Print Name of Adult Participant                                        </w:t>
      </w:r>
    </w:p>
    <w:p w14:paraId="27CDC0BC" w14:textId="77777777" w:rsidR="00E57EFB" w:rsidRDefault="00E57EFB" w:rsidP="00E57EFB">
      <w:pPr>
        <w:rPr>
          <w:rFonts w:ascii="Tahoma" w:eastAsia="Tahoma" w:hAnsi="Tahoma" w:cs="Tahoma"/>
          <w:color w:val="000000"/>
        </w:rPr>
      </w:pPr>
    </w:p>
    <w:p w14:paraId="1B67C23E" w14:textId="77777777" w:rsidR="00E57EFB" w:rsidRPr="000740C0" w:rsidRDefault="00E57EFB" w:rsidP="00E57EFB">
      <w:pPr>
        <w:rPr>
          <w:rFonts w:ascii="Tahoma" w:eastAsia="Tahoma" w:hAnsi="Tahoma" w:cs="Tahoma"/>
          <w:color w:val="000000"/>
        </w:rPr>
      </w:pPr>
    </w:p>
    <w:p w14:paraId="6D872CAD" w14:textId="77777777" w:rsidR="007C42F6" w:rsidRPr="00DE1553" w:rsidRDefault="007C42F6" w:rsidP="001B64BF">
      <w:pPr>
        <w:ind w:right="180"/>
        <w:rPr>
          <w:rFonts w:ascii="Tahoma" w:hAnsi="Tahoma" w:cs="Tahoma"/>
          <w:color w:val="000000" w:themeColor="text1"/>
        </w:rPr>
      </w:pPr>
    </w:p>
    <w:p w14:paraId="5B2DB70F" w14:textId="3799AE03" w:rsidR="00E57EFB" w:rsidRDefault="00E57EFB">
      <w:pPr>
        <w:rPr>
          <w:rFonts w:ascii="Tahoma" w:hAnsi="Tahoma" w:cs="Tahoma"/>
          <w:color w:val="000000" w:themeColor="text1"/>
          <w:sz w:val="20"/>
          <w:szCs w:val="20"/>
        </w:rPr>
      </w:pPr>
      <w:r>
        <w:rPr>
          <w:rFonts w:ascii="Tahoma" w:hAnsi="Tahoma" w:cs="Tahoma"/>
          <w:color w:val="000000" w:themeColor="text1"/>
          <w:sz w:val="20"/>
          <w:szCs w:val="20"/>
        </w:rPr>
        <w:br w:type="page"/>
      </w:r>
    </w:p>
    <w:p w14:paraId="561C6543" w14:textId="77777777" w:rsidR="00E57EFB" w:rsidRPr="00DE1553" w:rsidRDefault="00E57EFB" w:rsidP="00E57EFB">
      <w:pPr>
        <w:pStyle w:val="NormalWeb"/>
        <w:spacing w:before="0" w:beforeAutospacing="0" w:after="0" w:afterAutospacing="0"/>
        <w:ind w:right="180"/>
        <w:rPr>
          <w:rFonts w:ascii="Tahoma" w:hAnsi="Tahoma" w:cs="Tahoma"/>
          <w:color w:val="000000" w:themeColor="text1"/>
        </w:rPr>
      </w:pPr>
      <w:r w:rsidRPr="00DE1553">
        <w:rPr>
          <w:rFonts w:ascii="Tahoma" w:hAnsi="Tahoma" w:cs="Tahoma"/>
          <w:b/>
          <w:bCs/>
          <w:caps/>
          <w:color w:val="000000" w:themeColor="text1"/>
        </w:rPr>
        <w:lastRenderedPageBreak/>
        <w:t>Contact Information</w:t>
      </w:r>
      <w:r w:rsidRPr="00DE1553">
        <w:rPr>
          <w:rFonts w:ascii="Tahoma" w:hAnsi="Tahoma" w:cs="Tahoma"/>
          <w:b/>
          <w:bCs/>
          <w:color w:val="000000" w:themeColor="text1"/>
        </w:rPr>
        <w:t xml:space="preserve">: </w:t>
      </w:r>
    </w:p>
    <w:p w14:paraId="1A65AA89" w14:textId="77777777" w:rsidR="00E57EFB" w:rsidRDefault="00E57EFB" w:rsidP="00E57EFB">
      <w:pPr>
        <w:spacing w:before="60"/>
        <w:ind w:right="180"/>
        <w:rPr>
          <w:rFonts w:ascii="Tahoma" w:hAnsi="Tahoma" w:cs="Tahoma"/>
          <w:color w:val="000000" w:themeColor="text1"/>
        </w:rPr>
      </w:pPr>
      <w:r w:rsidRPr="00DE1553">
        <w:rPr>
          <w:rFonts w:ascii="Tahoma" w:hAnsi="Tahoma" w:cs="Tahoma"/>
          <w:color w:val="000000" w:themeColor="text1"/>
        </w:rPr>
        <w:t>Questions, Concerns, or Complaints: If you have any questions, concerns or complaints about this</w:t>
      </w:r>
      <w:r w:rsidRPr="00DE1553">
        <w:rPr>
          <w:rFonts w:ascii="Tahoma" w:hAnsi="Tahoma" w:cs="Tahoma"/>
          <w:b/>
          <w:bCs/>
          <w:color w:val="000000" w:themeColor="text1"/>
        </w:rPr>
        <w:t xml:space="preserve"> </w:t>
      </w:r>
      <w:r w:rsidRPr="00DE1553">
        <w:rPr>
          <w:rFonts w:ascii="Tahoma" w:hAnsi="Tahoma" w:cs="Tahoma"/>
          <w:bCs/>
          <w:color w:val="000000" w:themeColor="text1"/>
        </w:rPr>
        <w:t>research study</w:t>
      </w:r>
      <w:r w:rsidRPr="00DE1553">
        <w:rPr>
          <w:rFonts w:ascii="Tahoma" w:hAnsi="Tahoma" w:cs="Tahoma"/>
          <w:color w:val="000000" w:themeColor="text1"/>
        </w:rPr>
        <w:t xml:space="preserve">, its procedures, risks and benefits, or alternative courses of treatment, you should ask the Protocol Director, </w:t>
      </w:r>
      <w:r>
        <w:rPr>
          <w:rFonts w:ascii="Tahoma" w:hAnsi="Tahoma" w:cs="Tahoma"/>
          <w:color w:val="000000" w:themeColor="text1"/>
        </w:rPr>
        <w:t>Ryan Sun</w:t>
      </w:r>
      <w:r w:rsidRPr="00DE1553">
        <w:rPr>
          <w:rFonts w:ascii="Tahoma" w:hAnsi="Tahoma" w:cs="Tahoma"/>
          <w:color w:val="000000" w:themeColor="text1"/>
        </w:rPr>
        <w:t xml:space="preserve"> MD. You may contact them now or later at 713-677-1764</w:t>
      </w:r>
    </w:p>
    <w:p w14:paraId="494C1286" w14:textId="77777777" w:rsidR="00E57EFB" w:rsidRPr="00DE1553" w:rsidRDefault="00E57EFB" w:rsidP="00E57EFB">
      <w:pPr>
        <w:spacing w:before="60"/>
        <w:ind w:right="180"/>
        <w:rPr>
          <w:rFonts w:ascii="Tahoma" w:hAnsi="Tahoma" w:cs="Tahoma"/>
          <w:color w:val="000000" w:themeColor="text1"/>
        </w:rPr>
      </w:pPr>
    </w:p>
    <w:p w14:paraId="1CA2F0CD" w14:textId="77777777" w:rsidR="00BC78BD" w:rsidRDefault="00BC78BD" w:rsidP="00BC78BD">
      <w:pPr>
        <w:spacing w:before="60"/>
        <w:ind w:right="180"/>
        <w:rPr>
          <w:rFonts w:ascii="Tahoma" w:hAnsi="Tahoma" w:cs="Tahoma"/>
          <w:color w:val="000000" w:themeColor="text1"/>
        </w:rPr>
      </w:pPr>
      <w:r w:rsidRPr="00A456C1">
        <w:rPr>
          <w:rFonts w:ascii="Tahoma" w:hAnsi="Tahoma" w:cs="Tahoma"/>
          <w:color w:val="000000" w:themeColor="text1"/>
        </w:rPr>
        <w:t xml:space="preserve">Independent Contact: If you are not satisfied with how this study is being conducted, or if you have any concerns, complaints, or general questions about the research or your rights as a participant, please contact the Stanford Institutional Review Board (IRB) to speak to someone independent of the research team at 650-723-5244 or toll free at 1-866-680-2906.  You can also write to the Stanford IRB at </w:t>
      </w:r>
      <w:hyperlink r:id="rId7" w:history="1">
        <w:r w:rsidRPr="00620A85">
          <w:rPr>
            <w:rStyle w:val="Hyperlink"/>
            <w:rFonts w:ascii="Tahoma" w:hAnsi="Tahoma" w:cs="Tahoma"/>
          </w:rPr>
          <w:t>irbeducation@stanford.edu</w:t>
        </w:r>
      </w:hyperlink>
      <w:r w:rsidRPr="00A456C1">
        <w:rPr>
          <w:rFonts w:ascii="Tahoma" w:hAnsi="Tahoma" w:cs="Tahoma"/>
          <w:color w:val="000000" w:themeColor="text1"/>
        </w:rPr>
        <w:t>.</w:t>
      </w:r>
    </w:p>
    <w:p w14:paraId="7F945F49" w14:textId="77777777" w:rsidR="00E57EFB" w:rsidRPr="00DE1553" w:rsidRDefault="00E57EFB" w:rsidP="00E57EFB">
      <w:pPr>
        <w:spacing w:before="60"/>
        <w:ind w:right="180"/>
        <w:rPr>
          <w:rFonts w:ascii="Tahoma" w:hAnsi="Tahoma" w:cs="Tahoma"/>
          <w:color w:val="000000" w:themeColor="text1"/>
        </w:rPr>
      </w:pPr>
      <w:r w:rsidRPr="00DE1553">
        <w:rPr>
          <w:rFonts w:ascii="Tahoma" w:hAnsi="Tahoma" w:cs="Tahoma"/>
          <w:iCs/>
          <w:color w:val="000000" w:themeColor="text1"/>
        </w:rPr>
        <w:br/>
      </w:r>
      <w:r w:rsidRPr="00DE1553">
        <w:rPr>
          <w:rFonts w:ascii="Tahoma" w:hAnsi="Tahoma" w:cs="Tahoma"/>
          <w:color w:val="000000" w:themeColor="text1"/>
        </w:rPr>
        <w:t>If you have any questions, concerns or complaints about this</w:t>
      </w:r>
      <w:r w:rsidRPr="00DE1553">
        <w:rPr>
          <w:rFonts w:ascii="Tahoma" w:hAnsi="Tahoma" w:cs="Tahoma"/>
          <w:bCs/>
          <w:color w:val="000000" w:themeColor="text1"/>
        </w:rPr>
        <w:t xml:space="preserve"> research study</w:t>
      </w:r>
      <w:r w:rsidRPr="00DE1553">
        <w:rPr>
          <w:rFonts w:ascii="Tahoma" w:hAnsi="Tahoma" w:cs="Tahoma"/>
          <w:color w:val="000000" w:themeColor="text1"/>
        </w:rPr>
        <w:t xml:space="preserve">, its procedures, risks and benefits, or alternative courses of treatment, you should ask the Protocol Director, </w:t>
      </w:r>
      <w:r>
        <w:rPr>
          <w:rFonts w:ascii="Tahoma" w:hAnsi="Tahoma" w:cs="Tahoma"/>
          <w:color w:val="000000" w:themeColor="text1"/>
        </w:rPr>
        <w:t>Ryan Sun</w:t>
      </w:r>
      <w:r w:rsidRPr="00DE1553">
        <w:rPr>
          <w:rFonts w:ascii="Tahoma" w:hAnsi="Tahoma" w:cs="Tahoma"/>
          <w:color w:val="000000" w:themeColor="text1"/>
        </w:rPr>
        <w:t xml:space="preserve"> MD, 713</w:t>
      </w:r>
      <w:r>
        <w:rPr>
          <w:rFonts w:ascii="Tahoma" w:hAnsi="Tahoma" w:cs="Tahoma"/>
          <w:color w:val="000000" w:themeColor="text1"/>
        </w:rPr>
        <w:t>-</w:t>
      </w:r>
      <w:r w:rsidRPr="00DE1553">
        <w:rPr>
          <w:rFonts w:ascii="Tahoma" w:hAnsi="Tahoma" w:cs="Tahoma"/>
          <w:color w:val="000000" w:themeColor="text1"/>
        </w:rPr>
        <w:t>677</w:t>
      </w:r>
      <w:r>
        <w:rPr>
          <w:rFonts w:ascii="Tahoma" w:hAnsi="Tahoma" w:cs="Tahoma"/>
          <w:color w:val="000000" w:themeColor="text1"/>
        </w:rPr>
        <w:t>-</w:t>
      </w:r>
      <w:r w:rsidRPr="00DE1553">
        <w:rPr>
          <w:rFonts w:ascii="Tahoma" w:hAnsi="Tahoma" w:cs="Tahoma"/>
          <w:color w:val="000000" w:themeColor="text1"/>
        </w:rPr>
        <w:t xml:space="preserve">1764.  You should also contact them at any time if you feel you have been </w:t>
      </w:r>
      <w:r w:rsidRPr="00DE1553">
        <w:rPr>
          <w:rFonts w:ascii="Tahoma" w:hAnsi="Tahoma" w:cs="Tahoma"/>
          <w:bCs/>
          <w:color w:val="000000" w:themeColor="text1"/>
        </w:rPr>
        <w:t>hurt by being a part of this study</w:t>
      </w:r>
      <w:r w:rsidRPr="00DE1553">
        <w:rPr>
          <w:rFonts w:ascii="Tahoma" w:hAnsi="Tahoma" w:cs="Tahoma"/>
          <w:color w:val="000000" w:themeColor="text1"/>
        </w:rPr>
        <w:t xml:space="preserve">. </w:t>
      </w:r>
    </w:p>
    <w:p w14:paraId="704FAF95" w14:textId="77777777" w:rsidR="00E57EFB" w:rsidRPr="00F72A97" w:rsidRDefault="00E57EFB" w:rsidP="00E57EFB">
      <w:pPr>
        <w:pStyle w:val="NormalWeb"/>
        <w:spacing w:before="0" w:beforeAutospacing="0" w:after="0" w:afterAutospacing="0"/>
        <w:ind w:right="180"/>
        <w:rPr>
          <w:rFonts w:ascii="Tahoma" w:hAnsi="Tahoma" w:cs="Tahoma"/>
          <w:bCs/>
          <w:color w:val="000000" w:themeColor="text1"/>
        </w:rPr>
      </w:pPr>
    </w:p>
    <w:p w14:paraId="3C0FDA98" w14:textId="77777777" w:rsidR="00E57EFB" w:rsidRPr="00DE1553" w:rsidRDefault="00E57EFB" w:rsidP="00E57EFB">
      <w:pPr>
        <w:pStyle w:val="NormalWeb"/>
        <w:spacing w:before="0" w:beforeAutospacing="0" w:after="0" w:afterAutospacing="0"/>
        <w:ind w:right="180"/>
        <w:rPr>
          <w:rFonts w:ascii="Tahoma" w:hAnsi="Tahoma" w:cs="Tahoma"/>
          <w:color w:val="000000" w:themeColor="text1"/>
        </w:rPr>
      </w:pPr>
    </w:p>
    <w:p w14:paraId="4741CF9C" w14:textId="77777777" w:rsidR="00E57EFB" w:rsidRPr="00EC7540" w:rsidRDefault="00E57EFB" w:rsidP="00E57EFB">
      <w:pPr>
        <w:spacing w:line="276" w:lineRule="auto"/>
        <w:jc w:val="center"/>
        <w:rPr>
          <w:rFonts w:ascii="Tahoma" w:hAnsi="Tahoma" w:cs="Tahoma"/>
          <w:b/>
        </w:rPr>
      </w:pPr>
      <w:r w:rsidRPr="00EC7540">
        <w:rPr>
          <w:rFonts w:ascii="Tahoma" w:hAnsi="Tahoma" w:cs="Tahoma"/>
          <w:b/>
        </w:rPr>
        <w:t>PLEASE PRINT A COPY OF THIS CONSENT FORM TO KEEP FOR YOUR RECORDS.</w:t>
      </w:r>
    </w:p>
    <w:p w14:paraId="42C67E12" w14:textId="77777777" w:rsidR="00E57EFB" w:rsidRPr="00DE1553" w:rsidRDefault="00E57EFB" w:rsidP="00E57EFB">
      <w:pPr>
        <w:pStyle w:val="NormalWeb"/>
        <w:spacing w:before="0" w:beforeAutospacing="0" w:after="0" w:afterAutospacing="0"/>
        <w:ind w:right="180"/>
        <w:rPr>
          <w:rFonts w:ascii="Tahoma" w:hAnsi="Tahoma" w:cs="Tahoma"/>
          <w:color w:val="000000" w:themeColor="text1"/>
        </w:rPr>
      </w:pPr>
    </w:p>
    <w:p w14:paraId="53DF4FAE" w14:textId="38218277" w:rsidR="00E57EFB" w:rsidRPr="006F0C91" w:rsidDel="008616CE" w:rsidRDefault="00E57EFB" w:rsidP="00E57EFB">
      <w:pPr>
        <w:spacing w:line="276" w:lineRule="auto"/>
        <w:ind w:right="-540"/>
        <w:rPr>
          <w:del w:id="20" w:author="Microsoft Office User" w:date="2026-03-25T13:34:00Z" w16du:dateUtc="2026-03-25T20:34:00Z"/>
          <w:rFonts w:ascii="Tahoma" w:eastAsia="Arial Unicode MS" w:hAnsi="Tahoma" w:cs="Tahoma"/>
          <w:iCs/>
        </w:rPr>
      </w:pPr>
      <w:del w:id="21" w:author="Microsoft Office User" w:date="2026-03-25T13:34:00Z" w16du:dateUtc="2026-03-25T20:34:00Z">
        <w:r w:rsidRPr="006F0C91" w:rsidDel="008616CE">
          <w:rPr>
            <w:rFonts w:ascii="Tahoma" w:eastAsia="Arial Unicode MS" w:hAnsi="Tahoma" w:cs="Tahoma"/>
            <w:iCs/>
          </w:rPr>
          <w:delText xml:space="preserve">[the below italic parts will be mirrored in </w:delText>
        </w:r>
        <w:r w:rsidDel="008616CE">
          <w:rPr>
            <w:rFonts w:ascii="Tahoma" w:eastAsia="Arial Unicode MS" w:hAnsi="Tahoma" w:cs="Tahoma"/>
            <w:iCs/>
          </w:rPr>
          <w:delText>Redcap</w:delText>
        </w:r>
        <w:r w:rsidRPr="006F0C91" w:rsidDel="008616CE">
          <w:rPr>
            <w:rFonts w:ascii="Tahoma" w:eastAsia="Arial Unicode MS" w:hAnsi="Tahoma" w:cs="Tahoma"/>
            <w:iCs/>
          </w:rPr>
          <w:delText>]:</w:delText>
        </w:r>
      </w:del>
    </w:p>
    <w:p w14:paraId="3900A991" w14:textId="77777777" w:rsidR="00E57EFB" w:rsidRPr="00EC7540" w:rsidRDefault="00E57EFB" w:rsidP="00E57EFB">
      <w:pPr>
        <w:spacing w:line="276" w:lineRule="auto"/>
        <w:ind w:right="-540"/>
        <w:rPr>
          <w:rFonts w:ascii="Tahoma" w:eastAsia="Arial Unicode MS" w:hAnsi="Tahoma" w:cs="Tahoma"/>
        </w:rPr>
      </w:pPr>
    </w:p>
    <w:p w14:paraId="6975F3F8" w14:textId="77777777" w:rsidR="00E57EFB" w:rsidRDefault="00E57EFB" w:rsidP="00E57EFB">
      <w:pPr>
        <w:spacing w:line="276" w:lineRule="auto"/>
        <w:ind w:right="-540"/>
        <w:rPr>
          <w:rFonts w:ascii="Tahoma" w:eastAsia="Arial Unicode MS" w:hAnsi="Tahoma" w:cs="Tahoma"/>
          <w:i/>
          <w:iCs/>
        </w:rPr>
      </w:pPr>
      <w:r w:rsidRPr="00EC7540">
        <w:rPr>
          <w:rFonts w:ascii="Tahoma" w:eastAsia="Arial Unicode MS" w:hAnsi="Tahoma" w:cs="Tahoma"/>
          <w:i/>
          <w:iCs/>
        </w:rPr>
        <w:t>Are you willing to be re</w:t>
      </w:r>
      <w:r>
        <w:rPr>
          <w:rFonts w:ascii="Tahoma" w:eastAsia="Arial Unicode MS" w:hAnsi="Tahoma" w:cs="Tahoma"/>
          <w:i/>
          <w:iCs/>
        </w:rPr>
        <w:t>-</w:t>
      </w:r>
      <w:r w:rsidRPr="00EC7540">
        <w:rPr>
          <w:rFonts w:ascii="Tahoma" w:eastAsia="Arial Unicode MS" w:hAnsi="Tahoma" w:cs="Tahoma"/>
          <w:i/>
          <w:iCs/>
        </w:rPr>
        <w:t xml:space="preserve">contacted for future studies? </w:t>
      </w:r>
      <w:proofErr w:type="gramStart"/>
      <w:r w:rsidRPr="00EC7540">
        <w:rPr>
          <w:rFonts w:ascii="Tahoma" w:eastAsia="Arial Unicode MS" w:hAnsi="Tahoma" w:cs="Tahoma"/>
          <w:i/>
          <w:iCs/>
        </w:rPr>
        <w:t>Yes</w:t>
      </w:r>
      <w:proofErr w:type="gramEnd"/>
      <w:r w:rsidRPr="00EC7540">
        <w:rPr>
          <w:rFonts w:ascii="Tahoma" w:eastAsia="Arial Unicode MS" w:hAnsi="Tahoma" w:cs="Tahoma"/>
          <w:i/>
          <w:iCs/>
        </w:rPr>
        <w:t>_</w:t>
      </w:r>
      <w:proofErr w:type="gramStart"/>
      <w:r w:rsidRPr="00EC7540">
        <w:rPr>
          <w:rFonts w:ascii="Tahoma" w:eastAsia="Arial Unicode MS" w:hAnsi="Tahoma" w:cs="Tahoma"/>
          <w:i/>
          <w:iCs/>
        </w:rPr>
        <w:t>_  No</w:t>
      </w:r>
      <w:proofErr w:type="gramEnd"/>
      <w:r w:rsidRPr="00EC7540">
        <w:rPr>
          <w:rFonts w:ascii="Tahoma" w:eastAsia="Arial Unicode MS" w:hAnsi="Tahoma" w:cs="Tahoma"/>
          <w:i/>
          <w:iCs/>
        </w:rPr>
        <w:t>____</w:t>
      </w:r>
    </w:p>
    <w:p w14:paraId="6D1D5831" w14:textId="77777777" w:rsidR="00E57EFB" w:rsidRDefault="00E57EFB" w:rsidP="00E57EFB">
      <w:pPr>
        <w:spacing w:line="276" w:lineRule="auto"/>
        <w:ind w:right="-540"/>
        <w:rPr>
          <w:rFonts w:ascii="Tahoma" w:eastAsia="Arial Unicode MS" w:hAnsi="Tahoma" w:cs="Tahoma"/>
          <w:i/>
          <w:iCs/>
        </w:rPr>
      </w:pPr>
    </w:p>
    <w:p w14:paraId="19CD4D9C" w14:textId="77777777" w:rsidR="00E57EFB" w:rsidRPr="00EC7540" w:rsidRDefault="00E57EFB" w:rsidP="00E57EFB">
      <w:pPr>
        <w:spacing w:line="276" w:lineRule="auto"/>
        <w:ind w:right="-540"/>
        <w:rPr>
          <w:rFonts w:ascii="Tahoma" w:eastAsia="Arial Unicode MS" w:hAnsi="Tahoma" w:cs="Tahoma"/>
          <w:i/>
          <w:iCs/>
        </w:rPr>
      </w:pPr>
      <w:r w:rsidRPr="00EC7540">
        <w:rPr>
          <w:rFonts w:ascii="Tahoma" w:eastAsia="Arial Unicode MS" w:hAnsi="Tahoma" w:cs="Tahoma"/>
          <w:i/>
          <w:iCs/>
        </w:rPr>
        <w:t> I’ve read the attached document, and I AGREE with the terms of the study.</w:t>
      </w:r>
    </w:p>
    <w:p w14:paraId="74270C3F" w14:textId="77777777" w:rsidR="00E57EFB" w:rsidRPr="00EC7540" w:rsidRDefault="00E57EFB" w:rsidP="00E57EFB">
      <w:pPr>
        <w:spacing w:line="276" w:lineRule="auto"/>
        <w:ind w:right="-540"/>
        <w:rPr>
          <w:rFonts w:ascii="Tahoma" w:eastAsia="Arial Unicode MS" w:hAnsi="Tahoma" w:cs="Tahoma"/>
          <w:i/>
          <w:iCs/>
        </w:rPr>
      </w:pPr>
    </w:p>
    <w:p w14:paraId="190DBE08" w14:textId="77777777" w:rsidR="00E57EFB" w:rsidRPr="00EC7540" w:rsidRDefault="00E57EFB" w:rsidP="00E57EFB">
      <w:pPr>
        <w:spacing w:line="276" w:lineRule="auto"/>
        <w:ind w:right="-540"/>
        <w:rPr>
          <w:rFonts w:ascii="Tahoma" w:eastAsia="Arial Unicode MS" w:hAnsi="Tahoma" w:cs="Tahoma"/>
          <w:i/>
          <w:iCs/>
        </w:rPr>
      </w:pPr>
      <w:r w:rsidRPr="00EC7540">
        <w:rPr>
          <w:rFonts w:ascii="Tahoma" w:eastAsia="Arial Unicode MS" w:hAnsi="Tahoma" w:cs="Tahoma"/>
          <w:i/>
          <w:iCs/>
        </w:rPr>
        <w:t> I’ve read the attached document, and I DO NOT AGREE with the terms of the study.</w:t>
      </w:r>
    </w:p>
    <w:p w14:paraId="3F3FF706" w14:textId="77777777" w:rsidR="00E57EFB" w:rsidRDefault="00E57EFB" w:rsidP="00E57EFB">
      <w:pPr>
        <w:spacing w:line="276" w:lineRule="auto"/>
        <w:ind w:right="-540"/>
        <w:rPr>
          <w:rFonts w:ascii="Tahoma" w:eastAsia="Arial Unicode MS" w:hAnsi="Tahoma" w:cs="Tahoma"/>
          <w:i/>
          <w:iCs/>
        </w:rPr>
      </w:pPr>
    </w:p>
    <w:p w14:paraId="13F46AEA" w14:textId="77777777" w:rsidR="00E57EFB" w:rsidRPr="006F2C1D" w:rsidRDefault="00E57EFB" w:rsidP="00E57EFB">
      <w:pPr>
        <w:spacing w:line="276" w:lineRule="auto"/>
        <w:ind w:right="-540"/>
        <w:rPr>
          <w:rFonts w:ascii="Tahoma" w:hAnsi="Tahoma" w:cs="Tahoma"/>
          <w:bCs/>
          <w:i/>
          <w:iCs/>
        </w:rPr>
      </w:pPr>
      <w:r w:rsidRPr="006F2C1D">
        <w:rPr>
          <w:rFonts w:ascii="Tahoma" w:hAnsi="Tahoma" w:cs="Tahoma"/>
          <w:bCs/>
          <w:i/>
          <w:iCs/>
        </w:rPr>
        <w:t>The extra copy of this signed and dated consent form is for you to keep.</w:t>
      </w:r>
    </w:p>
    <w:p w14:paraId="22B63C4C" w14:textId="77777777" w:rsidR="00E57EFB" w:rsidRPr="006F2C1D" w:rsidRDefault="00E57EFB" w:rsidP="00E57EFB">
      <w:pPr>
        <w:spacing w:line="276" w:lineRule="auto"/>
        <w:ind w:right="-540"/>
        <w:rPr>
          <w:rFonts w:ascii="Tahoma" w:hAnsi="Tahoma" w:cs="Tahoma"/>
          <w:bCs/>
          <w:i/>
          <w:iCs/>
        </w:rPr>
      </w:pPr>
    </w:p>
    <w:p w14:paraId="4433E64F" w14:textId="77777777" w:rsidR="00E57EFB" w:rsidRPr="006F2C1D" w:rsidRDefault="00E57EFB" w:rsidP="00E57EFB">
      <w:pPr>
        <w:pStyle w:val="NormalWeb"/>
        <w:ind w:right="180"/>
        <w:rPr>
          <w:rFonts w:ascii="Tahoma" w:hAnsi="Tahoma" w:cs="Tahoma"/>
          <w:i/>
          <w:iCs/>
        </w:rPr>
      </w:pPr>
      <w:r w:rsidRPr="006F2C1D">
        <w:rPr>
          <w:rFonts w:ascii="Tahoma" w:eastAsia="Arial Unicode MS" w:hAnsi="Tahoma" w:cs="Tahoma"/>
          <w:i/>
          <w:iCs/>
        </w:rPr>
        <w:t>________________________________</w:t>
      </w:r>
      <w:r w:rsidRPr="006F2C1D">
        <w:rPr>
          <w:rFonts w:ascii="Tahoma" w:eastAsia="Arial Unicode MS" w:hAnsi="Tahoma" w:cs="Tahoma"/>
          <w:i/>
          <w:iCs/>
        </w:rPr>
        <w:tab/>
      </w:r>
      <w:r w:rsidRPr="006F2C1D">
        <w:rPr>
          <w:rFonts w:ascii="Tahoma" w:eastAsia="Arial Unicode MS" w:hAnsi="Tahoma" w:cs="Tahoma"/>
          <w:i/>
          <w:iCs/>
        </w:rPr>
        <w:tab/>
      </w:r>
      <w:r w:rsidRPr="006F2C1D">
        <w:rPr>
          <w:rFonts w:ascii="Tahoma" w:eastAsia="Arial Unicode MS" w:hAnsi="Tahoma" w:cs="Tahoma"/>
          <w:i/>
          <w:iCs/>
        </w:rPr>
        <w:tab/>
      </w:r>
      <w:r w:rsidRPr="006F2C1D">
        <w:rPr>
          <w:rFonts w:ascii="Tahoma" w:eastAsia="Arial Unicode MS" w:hAnsi="Tahoma" w:cs="Tahoma"/>
          <w:i/>
          <w:iCs/>
        </w:rPr>
        <w:tab/>
        <w:t>________________</w:t>
      </w:r>
      <w:r w:rsidRPr="006F2C1D">
        <w:rPr>
          <w:rFonts w:ascii="Tahoma" w:eastAsia="Arial Unicode MS" w:hAnsi="Tahoma" w:cs="Tahoma"/>
          <w:i/>
          <w:iCs/>
        </w:rPr>
        <w:br/>
        <w:t>Signature of Adult Participant</w:t>
      </w:r>
      <w:r w:rsidRPr="006F2C1D">
        <w:rPr>
          <w:rFonts w:ascii="Tahoma" w:hAnsi="Tahoma" w:cs="Tahoma"/>
          <w:i/>
          <w:iCs/>
        </w:rPr>
        <w:t> </w:t>
      </w:r>
      <w:r w:rsidRPr="006F2C1D">
        <w:rPr>
          <w:rFonts w:ascii="Tahoma" w:hAnsi="Tahoma" w:cs="Tahoma"/>
          <w:i/>
          <w:iCs/>
        </w:rPr>
        <w:tab/>
      </w:r>
      <w:r w:rsidRPr="006F2C1D">
        <w:rPr>
          <w:rFonts w:ascii="Tahoma" w:hAnsi="Tahoma" w:cs="Tahoma"/>
          <w:i/>
          <w:iCs/>
        </w:rPr>
        <w:tab/>
      </w:r>
      <w:r w:rsidRPr="006F2C1D">
        <w:rPr>
          <w:rFonts w:ascii="Tahoma" w:hAnsi="Tahoma" w:cs="Tahoma"/>
          <w:i/>
          <w:iCs/>
        </w:rPr>
        <w:tab/>
      </w:r>
      <w:r w:rsidRPr="006F2C1D">
        <w:rPr>
          <w:rFonts w:ascii="Tahoma" w:hAnsi="Tahoma" w:cs="Tahoma"/>
          <w:i/>
          <w:iCs/>
        </w:rPr>
        <w:tab/>
      </w:r>
      <w:r w:rsidRPr="006F2C1D">
        <w:rPr>
          <w:rFonts w:ascii="Tahoma" w:hAnsi="Tahoma" w:cs="Tahoma"/>
          <w:i/>
          <w:iCs/>
        </w:rPr>
        <w:tab/>
      </w:r>
      <w:r w:rsidRPr="006F2C1D">
        <w:rPr>
          <w:rFonts w:ascii="Tahoma" w:hAnsi="Tahoma" w:cs="Tahoma"/>
          <w:i/>
          <w:iCs/>
        </w:rPr>
        <w:tab/>
        <w:t>Date</w:t>
      </w:r>
    </w:p>
    <w:p w14:paraId="16172F1B" w14:textId="77777777" w:rsidR="00E57EFB" w:rsidRPr="006F2C1D" w:rsidRDefault="00E57EFB" w:rsidP="00E57EFB">
      <w:pPr>
        <w:ind w:right="180"/>
        <w:rPr>
          <w:rFonts w:ascii="Tahoma" w:eastAsia="Arial Unicode MS" w:hAnsi="Tahoma" w:cs="Tahoma"/>
          <w:i/>
          <w:iCs/>
          <w:color w:val="FF0000"/>
        </w:rPr>
      </w:pPr>
    </w:p>
    <w:p w14:paraId="1276E073" w14:textId="77777777" w:rsidR="00E57EFB" w:rsidRPr="006F2C1D" w:rsidRDefault="00E57EFB" w:rsidP="00E57EFB">
      <w:pPr>
        <w:ind w:right="-540"/>
        <w:rPr>
          <w:rFonts w:ascii="Tahoma" w:hAnsi="Tahoma" w:cs="Tahoma"/>
          <w:i/>
          <w:iCs/>
          <w:color w:val="000000"/>
        </w:rPr>
      </w:pPr>
      <w:r w:rsidRPr="006F2C1D">
        <w:rPr>
          <w:rFonts w:ascii="Tahoma" w:hAnsi="Tahoma" w:cs="Tahoma"/>
          <w:i/>
          <w:iCs/>
          <w:color w:val="000000"/>
        </w:rPr>
        <w:t xml:space="preserve">_____________________________________            </w:t>
      </w:r>
      <w:r w:rsidRPr="006F2C1D">
        <w:rPr>
          <w:rFonts w:ascii="Tahoma" w:hAnsi="Tahoma" w:cs="Tahoma"/>
          <w:i/>
          <w:iCs/>
          <w:color w:val="000000"/>
        </w:rPr>
        <w:tab/>
      </w:r>
    </w:p>
    <w:p w14:paraId="1DB57A2A" w14:textId="758D53BF" w:rsidR="002D6705" w:rsidRPr="00DE1553" w:rsidRDefault="00E57EFB" w:rsidP="00E57EFB">
      <w:pPr>
        <w:ind w:right="180"/>
        <w:rPr>
          <w:rFonts w:ascii="Tahoma" w:hAnsi="Tahoma" w:cs="Tahoma"/>
          <w:color w:val="000000" w:themeColor="text1"/>
          <w:sz w:val="20"/>
          <w:szCs w:val="20"/>
        </w:rPr>
      </w:pPr>
      <w:r w:rsidRPr="006F2C1D">
        <w:rPr>
          <w:rFonts w:ascii="Tahoma" w:hAnsi="Tahoma" w:cs="Tahoma"/>
          <w:i/>
          <w:iCs/>
          <w:color w:val="000000"/>
        </w:rPr>
        <w:t xml:space="preserve">Print Name of Adult Participant                                        </w:t>
      </w:r>
    </w:p>
    <w:sectPr w:rsidR="002D6705" w:rsidRPr="00DE1553" w:rsidSect="00991CE3">
      <w:headerReference w:type="default" r:id="rId8"/>
      <w:footerReference w:type="default" r:id="rId9"/>
      <w:pgSz w:w="12240" w:h="15840"/>
      <w:pgMar w:top="1296" w:right="720" w:bottom="576" w:left="1267" w:header="18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986C6" w14:textId="77777777" w:rsidR="00F31C38" w:rsidRDefault="00F31C38">
      <w:r>
        <w:separator/>
      </w:r>
    </w:p>
  </w:endnote>
  <w:endnote w:type="continuationSeparator" w:id="0">
    <w:p w14:paraId="542CD808" w14:textId="77777777" w:rsidR="00F31C38" w:rsidRDefault="00F31C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48B3B" w14:textId="2A5ECFB5" w:rsidR="007C42F6" w:rsidRPr="00D60AD7" w:rsidRDefault="007C42F6" w:rsidP="00D60AD7">
    <w:pPr>
      <w:pStyle w:val="Footer"/>
      <w:ind w:hanging="540"/>
    </w:pPr>
    <w:r w:rsidRPr="00363D8E">
      <w:rPr>
        <w:sz w:val="16"/>
        <w:szCs w:val="16"/>
      </w:rPr>
      <w:t xml:space="preserve">Form: </w:t>
    </w:r>
    <w:proofErr w:type="spellStart"/>
    <w:r w:rsidR="00833F53">
      <w:rPr>
        <w:sz w:val="16"/>
        <w:szCs w:val="16"/>
      </w:rPr>
      <w:t>Med_survey_</w:t>
    </w:r>
    <w:proofErr w:type="gramStart"/>
    <w:r w:rsidR="00833F53">
      <w:rPr>
        <w:sz w:val="16"/>
        <w:szCs w:val="16"/>
      </w:rPr>
      <w:t>consent</w:t>
    </w:r>
    <w:proofErr w:type="spellEnd"/>
    <w:r w:rsidR="00833F53">
      <w:rPr>
        <w:sz w:val="16"/>
        <w:szCs w:val="16"/>
      </w:rPr>
      <w:t xml:space="preserve">  </w:t>
    </w:r>
    <w:r w:rsidR="00282BA7">
      <w:rPr>
        <w:sz w:val="16"/>
        <w:szCs w:val="16"/>
      </w:rPr>
      <w:t>rev</w:t>
    </w:r>
    <w:proofErr w:type="gramEnd"/>
    <w:r w:rsidR="000D0131">
      <w:rPr>
        <w:sz w:val="16"/>
        <w:szCs w:val="16"/>
      </w:rPr>
      <w:t xml:space="preserve"> </w:t>
    </w:r>
    <w:r w:rsidR="000C7F4C">
      <w:rPr>
        <w:sz w:val="16"/>
        <w:szCs w:val="16"/>
      </w:rPr>
      <w:t>12</w:t>
    </w:r>
    <w:r w:rsidR="004C71CE">
      <w:rPr>
        <w:sz w:val="16"/>
        <w:szCs w:val="16"/>
      </w:rPr>
      <w:t>/202</w:t>
    </w:r>
    <w:r w:rsidR="00D85864">
      <w:rPr>
        <w:sz w:val="16"/>
        <w:szCs w:val="16"/>
      </w:rPr>
      <w:t>4</w:t>
    </w:r>
    <w:r w:rsidR="000C220F">
      <w:t xml:space="preserve">                                      </w:t>
    </w:r>
    <w:r>
      <w:rPr>
        <w:rStyle w:val="PageNumber"/>
      </w:rPr>
      <w:fldChar w:fldCharType="begin"/>
    </w:r>
    <w:r>
      <w:rPr>
        <w:rStyle w:val="PageNumber"/>
      </w:rPr>
      <w:instrText xml:space="preserve"> PAGE </w:instrText>
    </w:r>
    <w:r>
      <w:rPr>
        <w:rStyle w:val="PageNumber"/>
      </w:rPr>
      <w:fldChar w:fldCharType="separate"/>
    </w:r>
    <w:r w:rsidR="00543C8E">
      <w:rPr>
        <w:rStyle w:val="PageNumber"/>
        <w:noProof/>
      </w:rPr>
      <w:t>15</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543C8E">
      <w:rPr>
        <w:rStyle w:val="PageNumber"/>
        <w:noProof/>
      </w:rPr>
      <w:t>15</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CC116" w14:textId="77777777" w:rsidR="00F31C38" w:rsidRDefault="00F31C38">
      <w:r>
        <w:separator/>
      </w:r>
    </w:p>
  </w:footnote>
  <w:footnote w:type="continuationSeparator" w:id="0">
    <w:p w14:paraId="56975277" w14:textId="77777777" w:rsidR="00F31C38" w:rsidRDefault="00F31C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010" w:type="dxa"/>
      <w:tblInd w:w="-245" w:type="dxa"/>
      <w:tblLayout w:type="fixed"/>
      <w:tblCellMar>
        <w:left w:w="115" w:type="dxa"/>
        <w:right w:w="115" w:type="dxa"/>
      </w:tblCellMar>
      <w:tblLook w:val="04A0" w:firstRow="1" w:lastRow="0" w:firstColumn="1" w:lastColumn="0" w:noHBand="0" w:noVBand="1"/>
    </w:tblPr>
    <w:tblGrid>
      <w:gridCol w:w="1736"/>
      <w:gridCol w:w="4945"/>
      <w:gridCol w:w="699"/>
      <w:gridCol w:w="1865"/>
      <w:gridCol w:w="1765"/>
    </w:tblGrid>
    <w:tr w:rsidR="007C42F6" w14:paraId="08CE14B2" w14:textId="77777777" w:rsidTr="00035D65">
      <w:trPr>
        <w:trHeight w:val="544"/>
      </w:trPr>
      <w:tc>
        <w:tcPr>
          <w:tcW w:w="6681" w:type="dxa"/>
          <w:gridSpan w:val="2"/>
          <w:tcBorders>
            <w:top w:val="nil"/>
            <w:left w:val="nil"/>
            <w:bottom w:val="single" w:sz="4" w:space="0" w:color="auto"/>
            <w:right w:val="nil"/>
          </w:tcBorders>
          <w:vAlign w:val="center"/>
        </w:tcPr>
        <w:p w14:paraId="1F49929B" w14:textId="77777777" w:rsidR="007C42F6" w:rsidRDefault="007C42F6">
          <w:pPr>
            <w:pStyle w:val="Header"/>
            <w:tabs>
              <w:tab w:val="left" w:pos="720"/>
            </w:tabs>
            <w:jc w:val="center"/>
            <w:rPr>
              <w:rFonts w:ascii="Arial" w:hAnsi="Arial" w:cs="Arial"/>
              <w:b/>
              <w:bCs/>
            </w:rPr>
          </w:pPr>
        </w:p>
      </w:tc>
      <w:tc>
        <w:tcPr>
          <w:tcW w:w="699" w:type="dxa"/>
          <w:vMerge w:val="restart"/>
          <w:vAlign w:val="center"/>
        </w:tcPr>
        <w:p w14:paraId="648A18AD" w14:textId="77777777" w:rsidR="007C42F6" w:rsidRDefault="007C42F6">
          <w:pPr>
            <w:ind w:left="1062" w:right="335"/>
            <w:rPr>
              <w:sz w:val="22"/>
              <w:szCs w:val="22"/>
            </w:rPr>
          </w:pPr>
        </w:p>
      </w:tc>
      <w:tc>
        <w:tcPr>
          <w:tcW w:w="3630" w:type="dxa"/>
          <w:gridSpan w:val="2"/>
          <w:vMerge w:val="restart"/>
          <w:vAlign w:val="center"/>
          <w:hideMark/>
        </w:tcPr>
        <w:p w14:paraId="20E192EB" w14:textId="77777777" w:rsidR="007C42F6" w:rsidRDefault="004F48E1">
          <w:pPr>
            <w:tabs>
              <w:tab w:val="left" w:pos="3395"/>
            </w:tabs>
            <w:ind w:left="-25" w:right="90"/>
            <w:rPr>
              <w:color w:val="FF0000"/>
              <w:sz w:val="22"/>
              <w:szCs w:val="22"/>
            </w:rPr>
          </w:pPr>
          <w:r>
            <w:rPr>
              <w:noProof/>
            </w:rPr>
            <mc:AlternateContent>
              <mc:Choice Requires="wps">
                <w:drawing>
                  <wp:anchor distT="0" distB="0" distL="114300" distR="114300" simplePos="0" relativeHeight="251657728" behindDoc="0" locked="0" layoutInCell="1" allowOverlap="1" wp14:anchorId="54814AA6" wp14:editId="7F19A522">
                    <wp:simplePos x="0" y="0"/>
                    <wp:positionH relativeFrom="column">
                      <wp:posOffset>-41275</wp:posOffset>
                    </wp:positionH>
                    <wp:positionV relativeFrom="paragraph">
                      <wp:posOffset>30480</wp:posOffset>
                    </wp:positionV>
                    <wp:extent cx="2268220" cy="499745"/>
                    <wp:effectExtent l="6350" t="11430" r="11430" b="1270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8220" cy="499745"/>
                            </a:xfrm>
                            <a:prstGeom prst="rect">
                              <a:avLst/>
                            </a:prstGeom>
                            <a:solidFill>
                              <a:srgbClr val="FFFFFF"/>
                            </a:solidFill>
                            <a:ln w="9525">
                              <a:solidFill>
                                <a:srgbClr val="C00000"/>
                              </a:solidFill>
                              <a:prstDash val="dash"/>
                              <a:miter lim="800000"/>
                              <a:headEnd/>
                              <a:tailEnd/>
                            </a:ln>
                          </wps:spPr>
                          <wps:txbx>
                            <w:txbxContent>
                              <w:p w14:paraId="15E0F999" w14:textId="77777777" w:rsidR="007C42F6" w:rsidRDefault="007C42F6" w:rsidP="00035D65">
                                <w:pPr>
                                  <w:tabs>
                                    <w:tab w:val="left" w:pos="3395"/>
                                  </w:tabs>
                                  <w:ind w:left="-25" w:right="90"/>
                                  <w:jc w:val="center"/>
                                  <w:rPr>
                                    <w:rFonts w:ascii="Arial" w:hAnsi="Arial" w:cs="Arial"/>
                                    <w:sz w:val="20"/>
                                    <w:szCs w:val="20"/>
                                  </w:rPr>
                                </w:pPr>
                                <w:r>
                                  <w:rPr>
                                    <w:rFonts w:ascii="Arial" w:hAnsi="Arial" w:cs="Arial"/>
                                    <w:i/>
                                    <w:color w:val="C00000"/>
                                    <w:sz w:val="20"/>
                                    <w:szCs w:val="20"/>
                                  </w:rPr>
                                  <w:t>IRB Use Only</w:t>
                                </w:r>
                              </w:p>
                              <w:p w14:paraId="72D419F4" w14:textId="77777777" w:rsidR="007C42F6" w:rsidRDefault="007C42F6" w:rsidP="00035D65">
                                <w:pPr>
                                  <w:tabs>
                                    <w:tab w:val="left" w:pos="3395"/>
                                  </w:tabs>
                                  <w:ind w:left="-25" w:right="90"/>
                                  <w:rPr>
                                    <w:rFonts w:ascii="Arial" w:hAnsi="Arial" w:cs="Arial"/>
                                    <w:sz w:val="20"/>
                                    <w:szCs w:val="20"/>
                                    <w:u w:val="single"/>
                                  </w:rPr>
                                </w:pPr>
                                <w:r>
                                  <w:rPr>
                                    <w:rFonts w:ascii="Arial" w:hAnsi="Arial" w:cs="Arial"/>
                                    <w:sz w:val="20"/>
                                    <w:szCs w:val="20"/>
                                  </w:rPr>
                                  <w:t xml:space="preserve">Approval Date:   </w:t>
                                </w:r>
                                <w:proofErr w:type="spellStart"/>
                                <w:r>
                                  <w:rPr>
                                    <w:rFonts w:ascii="Arial" w:hAnsi="Arial" w:cs="Arial"/>
                                    <w:sz w:val="20"/>
                                    <w:szCs w:val="20"/>
                                  </w:rPr>
                                  <w:t>M</w:t>
                                </w:r>
                                <w:r>
                                  <w:rPr>
                                    <w:rFonts w:ascii="Arial" w:hAnsi="Arial" w:cs="Arial"/>
                                    <w:sz w:val="20"/>
                                    <w:szCs w:val="20"/>
                                    <w:u w:val="single"/>
                                  </w:rPr>
                                  <w:t>onthname</w:t>
                                </w:r>
                                <w:proofErr w:type="spellEnd"/>
                                <w:r>
                                  <w:rPr>
                                    <w:rFonts w:ascii="Arial" w:hAnsi="Arial" w:cs="Arial"/>
                                    <w:sz w:val="20"/>
                                    <w:szCs w:val="20"/>
                                    <w:u w:val="single"/>
                                  </w:rPr>
                                  <w:t xml:space="preserve"> dd, 20yy</w:t>
                                </w:r>
                                <w:r>
                                  <w:rPr>
                                    <w:rFonts w:ascii="Arial" w:hAnsi="Arial" w:cs="Arial"/>
                                    <w:sz w:val="20"/>
                                    <w:szCs w:val="20"/>
                                  </w:rPr>
                                  <w:t xml:space="preserve"> Expiration Date: </w:t>
                                </w:r>
                                <w:proofErr w:type="spellStart"/>
                                <w:r>
                                  <w:rPr>
                                    <w:rFonts w:ascii="Arial" w:hAnsi="Arial" w:cs="Arial"/>
                                    <w:sz w:val="20"/>
                                    <w:szCs w:val="20"/>
                                    <w:u w:val="single"/>
                                  </w:rPr>
                                  <w:t>Monthname</w:t>
                                </w:r>
                                <w:proofErr w:type="spellEnd"/>
                                <w:r>
                                  <w:rPr>
                                    <w:rFonts w:ascii="Arial" w:hAnsi="Arial" w:cs="Arial"/>
                                    <w:sz w:val="20"/>
                                    <w:szCs w:val="20"/>
                                    <w:u w:val="single"/>
                                  </w:rPr>
                                  <w:t xml:space="preserve"> dd, 20yy</w:t>
                                </w:r>
                              </w:p>
                            </w:txbxContent>
                          </wps:txbx>
                          <wps:bodyPr rot="0" vert="horz" wrap="square" lIns="4572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4814AA6" id="_x0000_t202" coordsize="21600,21600" o:spt="202" path="m,l,21600r21600,l21600,xe">
                    <v:stroke joinstyle="miter"/>
                    <v:path gradientshapeok="t" o:connecttype="rect"/>
                  </v:shapetype>
                  <v:shape id="Text Box 3" o:spid="_x0000_s1026" type="#_x0000_t202" style="position:absolute;left:0;text-align:left;margin-left:-3.25pt;margin-top:2.4pt;width:178.6pt;height:39.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" strokecolor="#c00000">
                    <v:stroke dashstyle="dash"/>
                    <v:textbox inset="3.6pt,0,0,0">
                      <w:txbxContent>
                        <w:p w14:paraId="15E0F999" w14:textId="77777777" w:rsidR="007C42F6" w:rsidRDefault="007C42F6" w:rsidP="00035D65">
                          <w:pPr>
                            <w:tabs>
                              <w:tab w:val="left" w:pos="3395"/>
                            </w:tabs>
                            <w:ind w:left="-25" w:right="90"/>
                            <w:jc w:val="center"/>
                            <w:rPr>
                              <w:rFonts w:ascii="Arial" w:hAnsi="Arial" w:cs="Arial"/>
                              <w:sz w:val="20"/>
                              <w:szCs w:val="20"/>
                            </w:rPr>
                          </w:pPr>
                          <w:r>
                            <w:rPr>
                              <w:rFonts w:ascii="Arial" w:hAnsi="Arial" w:cs="Arial"/>
                              <w:i/>
                              <w:color w:val="C00000"/>
                              <w:sz w:val="20"/>
                              <w:szCs w:val="20"/>
                            </w:rPr>
                            <w:t>IRB Use Only</w:t>
                          </w:r>
                        </w:p>
                        <w:p w14:paraId="72D419F4" w14:textId="77777777" w:rsidR="007C42F6" w:rsidRDefault="007C42F6" w:rsidP="00035D65">
                          <w:pPr>
                            <w:tabs>
                              <w:tab w:val="left" w:pos="3395"/>
                            </w:tabs>
                            <w:ind w:left="-25" w:right="90"/>
                            <w:rPr>
                              <w:rFonts w:ascii="Arial" w:hAnsi="Arial" w:cs="Arial"/>
                              <w:sz w:val="20"/>
                              <w:szCs w:val="20"/>
                              <w:u w:val="single"/>
                            </w:rPr>
                          </w:pPr>
                          <w:r>
                            <w:rPr>
                              <w:rFonts w:ascii="Arial" w:hAnsi="Arial" w:cs="Arial"/>
                              <w:sz w:val="20"/>
                              <w:szCs w:val="20"/>
                            </w:rPr>
                            <w:t xml:space="preserve">Approval Date:   </w:t>
                          </w:r>
                          <w:proofErr w:type="spellStart"/>
                          <w:r>
                            <w:rPr>
                              <w:rFonts w:ascii="Arial" w:hAnsi="Arial" w:cs="Arial"/>
                              <w:sz w:val="20"/>
                              <w:szCs w:val="20"/>
                            </w:rPr>
                            <w:t>M</w:t>
                          </w:r>
                          <w:r>
                            <w:rPr>
                              <w:rFonts w:ascii="Arial" w:hAnsi="Arial" w:cs="Arial"/>
                              <w:sz w:val="20"/>
                              <w:szCs w:val="20"/>
                              <w:u w:val="single"/>
                            </w:rPr>
                            <w:t>onthname</w:t>
                          </w:r>
                          <w:proofErr w:type="spellEnd"/>
                          <w:r>
                            <w:rPr>
                              <w:rFonts w:ascii="Arial" w:hAnsi="Arial" w:cs="Arial"/>
                              <w:sz w:val="20"/>
                              <w:szCs w:val="20"/>
                              <w:u w:val="single"/>
                            </w:rPr>
                            <w:t xml:space="preserve"> dd, 20yy</w:t>
                          </w:r>
                          <w:r>
                            <w:rPr>
                              <w:rFonts w:ascii="Arial" w:hAnsi="Arial" w:cs="Arial"/>
                              <w:sz w:val="20"/>
                              <w:szCs w:val="20"/>
                            </w:rPr>
                            <w:t xml:space="preserve"> Expiration Date: </w:t>
                          </w:r>
                          <w:proofErr w:type="spellStart"/>
                          <w:r>
                            <w:rPr>
                              <w:rFonts w:ascii="Arial" w:hAnsi="Arial" w:cs="Arial"/>
                              <w:sz w:val="20"/>
                              <w:szCs w:val="20"/>
                              <w:u w:val="single"/>
                            </w:rPr>
                            <w:t>Monthname</w:t>
                          </w:r>
                          <w:proofErr w:type="spellEnd"/>
                          <w:r>
                            <w:rPr>
                              <w:rFonts w:ascii="Arial" w:hAnsi="Arial" w:cs="Arial"/>
                              <w:sz w:val="20"/>
                              <w:szCs w:val="20"/>
                              <w:u w:val="single"/>
                            </w:rPr>
                            <w:t xml:space="preserve"> dd, 20yy</w:t>
                          </w:r>
                        </w:p>
                      </w:txbxContent>
                    </v:textbox>
                  </v:shape>
                </w:pict>
              </mc:Fallback>
            </mc:AlternateContent>
          </w:r>
        </w:p>
      </w:tc>
    </w:tr>
    <w:tr w:rsidR="007C42F6" w14:paraId="0EA20EAF" w14:textId="77777777" w:rsidTr="00035D65">
      <w:trPr>
        <w:trHeight w:val="434"/>
      </w:trPr>
      <w:tc>
        <w:tcPr>
          <w:tcW w:w="6681" w:type="dxa"/>
          <w:gridSpan w:val="2"/>
          <w:tcBorders>
            <w:top w:val="single" w:sz="4" w:space="0" w:color="auto"/>
            <w:left w:val="single" w:sz="4" w:space="0" w:color="auto"/>
            <w:bottom w:val="nil"/>
            <w:right w:val="single" w:sz="4" w:space="0" w:color="auto"/>
          </w:tcBorders>
          <w:vAlign w:val="center"/>
          <w:hideMark/>
        </w:tcPr>
        <w:p w14:paraId="64FCA38A" w14:textId="77777777" w:rsidR="007C42F6" w:rsidRDefault="007C42F6">
          <w:pPr>
            <w:pStyle w:val="Header"/>
            <w:tabs>
              <w:tab w:val="left" w:pos="720"/>
            </w:tabs>
            <w:jc w:val="center"/>
            <w:rPr>
              <w:rFonts w:ascii="Arial" w:hAnsi="Arial" w:cs="Arial"/>
              <w:b/>
              <w:bCs/>
            </w:rPr>
          </w:pPr>
          <w:r>
            <w:rPr>
              <w:rFonts w:ascii="Arial" w:hAnsi="Arial" w:cs="Arial"/>
              <w:b/>
              <w:bCs/>
            </w:rPr>
            <w:t>STANFORD UNIVERSITY   Research Consent Form</w:t>
          </w:r>
        </w:p>
      </w:tc>
      <w:tc>
        <w:tcPr>
          <w:tcW w:w="699" w:type="dxa"/>
          <w:vMerge/>
          <w:vAlign w:val="center"/>
          <w:hideMark/>
        </w:tcPr>
        <w:p w14:paraId="4B1ACBC9" w14:textId="77777777" w:rsidR="007C42F6" w:rsidRDefault="007C42F6">
          <w:pPr>
            <w:rPr>
              <w:sz w:val="22"/>
              <w:szCs w:val="22"/>
            </w:rPr>
          </w:pPr>
        </w:p>
      </w:tc>
      <w:tc>
        <w:tcPr>
          <w:tcW w:w="3630" w:type="dxa"/>
          <w:gridSpan w:val="2"/>
          <w:vMerge/>
          <w:vAlign w:val="center"/>
          <w:hideMark/>
        </w:tcPr>
        <w:p w14:paraId="5E08B203" w14:textId="77777777" w:rsidR="007C42F6" w:rsidRDefault="007C42F6">
          <w:pPr>
            <w:rPr>
              <w:color w:val="FF0000"/>
              <w:sz w:val="22"/>
              <w:szCs w:val="22"/>
            </w:rPr>
          </w:pPr>
        </w:p>
      </w:tc>
    </w:tr>
    <w:tr w:rsidR="007C42F6" w14:paraId="2196049E" w14:textId="77777777" w:rsidTr="00035D65">
      <w:trPr>
        <w:trHeight w:val="355"/>
      </w:trPr>
      <w:tc>
        <w:tcPr>
          <w:tcW w:w="1736" w:type="dxa"/>
          <w:tcBorders>
            <w:top w:val="nil"/>
            <w:left w:val="single" w:sz="4" w:space="0" w:color="auto"/>
            <w:bottom w:val="nil"/>
            <w:right w:val="nil"/>
          </w:tcBorders>
          <w:vAlign w:val="center"/>
          <w:hideMark/>
        </w:tcPr>
        <w:p w14:paraId="7A1A1122" w14:textId="683F1407" w:rsidR="007C42F6" w:rsidRDefault="007C42F6">
          <w:pPr>
            <w:pStyle w:val="Header"/>
            <w:tabs>
              <w:tab w:val="left" w:pos="720"/>
            </w:tabs>
            <w:ind w:left="-90" w:right="-115"/>
            <w:rPr>
              <w:rFonts w:ascii="Arial" w:hAnsi="Arial" w:cs="Arial"/>
              <w:bCs/>
              <w:sz w:val="20"/>
              <w:szCs w:val="20"/>
            </w:rPr>
          </w:pPr>
          <w:r>
            <w:rPr>
              <w:rFonts w:ascii="Arial" w:hAnsi="Arial" w:cs="Arial"/>
              <w:bCs/>
              <w:sz w:val="20"/>
              <w:szCs w:val="20"/>
            </w:rPr>
            <w:t>Protocol Director:</w:t>
          </w:r>
          <w:r w:rsidR="00EA7C49">
            <w:rPr>
              <w:rFonts w:ascii="Arial" w:hAnsi="Arial" w:cs="Arial"/>
              <w:bCs/>
              <w:sz w:val="20"/>
              <w:szCs w:val="20"/>
            </w:rPr>
            <w:t xml:space="preserve"> </w:t>
          </w:r>
        </w:p>
      </w:tc>
      <w:tc>
        <w:tcPr>
          <w:tcW w:w="4945" w:type="dxa"/>
          <w:tcBorders>
            <w:top w:val="nil"/>
            <w:left w:val="nil"/>
            <w:bottom w:val="nil"/>
            <w:right w:val="single" w:sz="4" w:space="0" w:color="auto"/>
          </w:tcBorders>
          <w:vAlign w:val="center"/>
        </w:tcPr>
        <w:p w14:paraId="55104315" w14:textId="611C6E92" w:rsidR="007C42F6" w:rsidRDefault="00E165E5">
          <w:pPr>
            <w:pStyle w:val="Header"/>
            <w:tabs>
              <w:tab w:val="left" w:pos="720"/>
            </w:tabs>
            <w:rPr>
              <w:rFonts w:ascii="Arial" w:hAnsi="Arial" w:cs="Arial"/>
              <w:bCs/>
              <w:sz w:val="20"/>
              <w:szCs w:val="20"/>
            </w:rPr>
          </w:pPr>
          <w:r>
            <w:rPr>
              <w:rFonts w:ascii="Arial" w:hAnsi="Arial" w:cs="Arial"/>
              <w:bCs/>
              <w:sz w:val="20"/>
              <w:szCs w:val="20"/>
            </w:rPr>
            <w:t>Ryan Sun</w:t>
          </w:r>
          <w:r w:rsidR="00EA7C49">
            <w:rPr>
              <w:rFonts w:ascii="Arial" w:hAnsi="Arial" w:cs="Arial"/>
              <w:bCs/>
              <w:sz w:val="20"/>
              <w:szCs w:val="20"/>
            </w:rPr>
            <w:t xml:space="preserve"> MD</w:t>
          </w:r>
        </w:p>
      </w:tc>
      <w:tc>
        <w:tcPr>
          <w:tcW w:w="699" w:type="dxa"/>
          <w:vMerge/>
          <w:vAlign w:val="center"/>
          <w:hideMark/>
        </w:tcPr>
        <w:p w14:paraId="6BEA4EAC" w14:textId="77777777" w:rsidR="007C42F6" w:rsidRDefault="007C42F6">
          <w:pPr>
            <w:rPr>
              <w:sz w:val="22"/>
              <w:szCs w:val="22"/>
            </w:rPr>
          </w:pPr>
        </w:p>
      </w:tc>
      <w:tc>
        <w:tcPr>
          <w:tcW w:w="3630" w:type="dxa"/>
          <w:gridSpan w:val="2"/>
          <w:vMerge/>
          <w:vAlign w:val="center"/>
          <w:hideMark/>
        </w:tcPr>
        <w:p w14:paraId="16D918B8" w14:textId="77777777" w:rsidR="007C42F6" w:rsidRDefault="007C42F6">
          <w:pPr>
            <w:rPr>
              <w:color w:val="FF0000"/>
              <w:sz w:val="22"/>
              <w:szCs w:val="22"/>
            </w:rPr>
          </w:pPr>
        </w:p>
      </w:tc>
    </w:tr>
    <w:tr w:rsidR="007C42F6" w14:paraId="376B943C" w14:textId="77777777" w:rsidTr="00FB57B1">
      <w:trPr>
        <w:trHeight w:val="355"/>
      </w:trPr>
      <w:tc>
        <w:tcPr>
          <w:tcW w:w="9245" w:type="dxa"/>
          <w:gridSpan w:val="4"/>
          <w:tcBorders>
            <w:top w:val="single" w:sz="4" w:space="0" w:color="auto"/>
            <w:left w:val="single" w:sz="4" w:space="0" w:color="auto"/>
            <w:bottom w:val="single" w:sz="4" w:space="0" w:color="auto"/>
            <w:right w:val="single" w:sz="4" w:space="0" w:color="auto"/>
          </w:tcBorders>
          <w:vAlign w:val="center"/>
        </w:tcPr>
        <w:p w14:paraId="133BD69A" w14:textId="6D1CB420" w:rsidR="007C42F6" w:rsidRDefault="007C42F6" w:rsidP="00035D65">
          <w:pPr>
            <w:pStyle w:val="Header"/>
            <w:tabs>
              <w:tab w:val="left" w:pos="720"/>
            </w:tabs>
            <w:ind w:left="-90" w:right="-122"/>
            <w:rPr>
              <w:rFonts w:ascii="Arial" w:hAnsi="Arial" w:cs="Arial"/>
              <w:bCs/>
              <w:i/>
              <w:sz w:val="20"/>
              <w:szCs w:val="20"/>
            </w:rPr>
          </w:pPr>
          <w:r>
            <w:rPr>
              <w:rFonts w:ascii="Arial" w:hAnsi="Arial" w:cs="Arial"/>
              <w:bCs/>
              <w:sz w:val="20"/>
              <w:szCs w:val="20"/>
            </w:rPr>
            <w:t xml:space="preserve">Protocol Title:  </w:t>
          </w:r>
          <w:r w:rsidR="00E165E5">
            <w:rPr>
              <w:rFonts w:ascii="Arial" w:hAnsi="Arial" w:cs="Arial"/>
              <w:bCs/>
              <w:sz w:val="20"/>
              <w:szCs w:val="20"/>
            </w:rPr>
            <w:t>Home Uroflow and Urodynamics Study</w:t>
          </w:r>
        </w:p>
      </w:tc>
      <w:tc>
        <w:tcPr>
          <w:tcW w:w="1765" w:type="dxa"/>
          <w:tcBorders>
            <w:top w:val="nil"/>
            <w:left w:val="single" w:sz="4" w:space="0" w:color="auto"/>
            <w:bottom w:val="nil"/>
            <w:right w:val="nil"/>
          </w:tcBorders>
          <w:vAlign w:val="center"/>
        </w:tcPr>
        <w:p w14:paraId="79A48412" w14:textId="431FA5F2" w:rsidR="007C42F6" w:rsidRPr="00FB57B1" w:rsidRDefault="009C580F" w:rsidP="008F63E6">
          <w:pPr>
            <w:pStyle w:val="Header"/>
            <w:tabs>
              <w:tab w:val="left" w:pos="720"/>
            </w:tabs>
            <w:ind w:left="-90" w:right="-122"/>
            <w:rPr>
              <w:rFonts w:ascii="Arial" w:hAnsi="Arial" w:cs="Arial"/>
              <w:bCs/>
              <w:sz w:val="22"/>
            </w:rPr>
          </w:pPr>
          <w:r w:rsidRPr="00FB57B1">
            <w:rPr>
              <w:rFonts w:ascii="Arial" w:hAnsi="Arial" w:cs="Arial"/>
              <w:bCs/>
              <w:sz w:val="22"/>
            </w:rPr>
            <w:t xml:space="preserve">IRB# </w:t>
          </w:r>
          <w:r w:rsidR="00E165E5" w:rsidRPr="00E165E5">
            <w:rPr>
              <w:rFonts w:ascii="Arial" w:hAnsi="Arial" w:cs="Arial"/>
              <w:bCs/>
              <w:sz w:val="22"/>
            </w:rPr>
            <w:t>84152</w:t>
          </w:r>
        </w:p>
      </w:tc>
    </w:tr>
  </w:tbl>
  <w:p w14:paraId="352298A4" w14:textId="77777777" w:rsidR="007C42F6" w:rsidRDefault="007C42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42CABB8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053837"/>
    <w:multiLevelType w:val="hybridMultilevel"/>
    <w:tmpl w:val="9F5649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69F4099"/>
    <w:multiLevelType w:val="hybridMultilevel"/>
    <w:tmpl w:val="4F641D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E73087F"/>
    <w:multiLevelType w:val="hybridMultilevel"/>
    <w:tmpl w:val="2BF0FE60"/>
    <w:lvl w:ilvl="0" w:tplc="474CC00C">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 w15:restartNumberingAfterBreak="0">
    <w:nsid w:val="1D631CBB"/>
    <w:multiLevelType w:val="hybridMultilevel"/>
    <w:tmpl w:val="B94061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0440DA6"/>
    <w:multiLevelType w:val="multilevel"/>
    <w:tmpl w:val="A2CE6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0C6EBB"/>
    <w:multiLevelType w:val="hybridMultilevel"/>
    <w:tmpl w:val="4F641D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6A7749"/>
    <w:multiLevelType w:val="hybridMultilevel"/>
    <w:tmpl w:val="18084F02"/>
    <w:lvl w:ilvl="0" w:tplc="FFFFFFFF">
      <w:start w:val="1"/>
      <w:numFmt w:val="bullet"/>
      <w:lvlText w:val=""/>
      <w:lvlJc w:val="left"/>
      <w:pPr>
        <w:tabs>
          <w:tab w:val="num" w:pos="720"/>
        </w:tabs>
        <w:ind w:left="720" w:hanging="360"/>
      </w:pPr>
      <w:rPr>
        <w:rFonts w:ascii="Symbol" w:hAnsi="Symbol" w:cs="Symbol" w:hint="default"/>
        <w:sz w:val="20"/>
        <w:szCs w:val="20"/>
      </w:rPr>
    </w:lvl>
    <w:lvl w:ilvl="1" w:tplc="FFFFFFFF">
      <w:start w:val="1"/>
      <w:numFmt w:val="bullet"/>
      <w:lvlText w:val="o"/>
      <w:lvlJc w:val="left"/>
      <w:pPr>
        <w:tabs>
          <w:tab w:val="num" w:pos="1440"/>
        </w:tabs>
        <w:ind w:left="1440" w:hanging="360"/>
      </w:pPr>
      <w:rPr>
        <w:rFonts w:ascii="Courier New" w:hAnsi="Courier New" w:cs="Courier New" w:hint="default"/>
        <w:sz w:val="20"/>
        <w:szCs w:val="20"/>
      </w:rPr>
    </w:lvl>
    <w:lvl w:ilvl="2" w:tplc="FFFFFFFF">
      <w:start w:val="1"/>
      <w:numFmt w:val="bullet"/>
      <w:lvlText w:val=""/>
      <w:lvlJc w:val="left"/>
      <w:pPr>
        <w:tabs>
          <w:tab w:val="num" w:pos="2160"/>
        </w:tabs>
        <w:ind w:left="2160" w:hanging="360"/>
      </w:pPr>
      <w:rPr>
        <w:rFonts w:ascii="Wingdings" w:hAnsi="Wingdings" w:cs="Wingdings" w:hint="default"/>
        <w:sz w:val="20"/>
        <w:szCs w:val="20"/>
      </w:rPr>
    </w:lvl>
    <w:lvl w:ilvl="3" w:tplc="FFFFFFFF">
      <w:start w:val="1"/>
      <w:numFmt w:val="bullet"/>
      <w:lvlText w:val=""/>
      <w:lvlJc w:val="left"/>
      <w:pPr>
        <w:tabs>
          <w:tab w:val="num" w:pos="2880"/>
        </w:tabs>
        <w:ind w:left="2880" w:hanging="360"/>
      </w:pPr>
      <w:rPr>
        <w:rFonts w:ascii="Wingdings" w:hAnsi="Wingdings" w:cs="Wingdings" w:hint="default"/>
        <w:sz w:val="20"/>
        <w:szCs w:val="20"/>
      </w:rPr>
    </w:lvl>
    <w:lvl w:ilvl="4" w:tplc="FFFFFFFF">
      <w:start w:val="1"/>
      <w:numFmt w:val="bullet"/>
      <w:lvlText w:val=""/>
      <w:lvlJc w:val="left"/>
      <w:pPr>
        <w:tabs>
          <w:tab w:val="num" w:pos="3600"/>
        </w:tabs>
        <w:ind w:left="3600" w:hanging="360"/>
      </w:pPr>
      <w:rPr>
        <w:rFonts w:ascii="Wingdings" w:hAnsi="Wingdings" w:cs="Wingdings" w:hint="default"/>
        <w:sz w:val="20"/>
        <w:szCs w:val="20"/>
      </w:rPr>
    </w:lvl>
    <w:lvl w:ilvl="5" w:tplc="FFFFFFFF">
      <w:start w:val="1"/>
      <w:numFmt w:val="bullet"/>
      <w:lvlText w:val=""/>
      <w:lvlJc w:val="left"/>
      <w:pPr>
        <w:tabs>
          <w:tab w:val="num" w:pos="4320"/>
        </w:tabs>
        <w:ind w:left="4320" w:hanging="360"/>
      </w:pPr>
      <w:rPr>
        <w:rFonts w:ascii="Wingdings" w:hAnsi="Wingdings" w:cs="Wingdings" w:hint="default"/>
        <w:sz w:val="20"/>
        <w:szCs w:val="20"/>
      </w:rPr>
    </w:lvl>
    <w:lvl w:ilvl="6" w:tplc="FFFFFFFF">
      <w:start w:val="1"/>
      <w:numFmt w:val="bullet"/>
      <w:lvlText w:val=""/>
      <w:lvlJc w:val="left"/>
      <w:pPr>
        <w:tabs>
          <w:tab w:val="num" w:pos="5040"/>
        </w:tabs>
        <w:ind w:left="5040" w:hanging="360"/>
      </w:pPr>
      <w:rPr>
        <w:rFonts w:ascii="Wingdings" w:hAnsi="Wingdings" w:cs="Wingdings" w:hint="default"/>
        <w:sz w:val="20"/>
        <w:szCs w:val="20"/>
      </w:rPr>
    </w:lvl>
    <w:lvl w:ilvl="7" w:tplc="FFFFFFFF">
      <w:start w:val="1"/>
      <w:numFmt w:val="bullet"/>
      <w:lvlText w:val=""/>
      <w:lvlJc w:val="left"/>
      <w:pPr>
        <w:tabs>
          <w:tab w:val="num" w:pos="5760"/>
        </w:tabs>
        <w:ind w:left="5760" w:hanging="360"/>
      </w:pPr>
      <w:rPr>
        <w:rFonts w:ascii="Wingdings" w:hAnsi="Wingdings" w:cs="Wingdings" w:hint="default"/>
        <w:sz w:val="20"/>
        <w:szCs w:val="20"/>
      </w:rPr>
    </w:lvl>
    <w:lvl w:ilvl="8" w:tplc="FFFFFFFF">
      <w:start w:val="1"/>
      <w:numFmt w:val="bullet"/>
      <w:lvlText w:val=""/>
      <w:lvlJc w:val="left"/>
      <w:pPr>
        <w:tabs>
          <w:tab w:val="num" w:pos="6480"/>
        </w:tabs>
        <w:ind w:left="6480" w:hanging="360"/>
      </w:pPr>
      <w:rPr>
        <w:rFonts w:ascii="Wingdings" w:hAnsi="Wingdings" w:cs="Wingdings" w:hint="default"/>
        <w:sz w:val="20"/>
        <w:szCs w:val="20"/>
      </w:rPr>
    </w:lvl>
  </w:abstractNum>
  <w:abstractNum w:abstractNumId="8" w15:restartNumberingAfterBreak="0">
    <w:nsid w:val="34100874"/>
    <w:multiLevelType w:val="hybridMultilevel"/>
    <w:tmpl w:val="525E3836"/>
    <w:lvl w:ilvl="0" w:tplc="ED3CA176">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419713B"/>
    <w:multiLevelType w:val="hybridMultilevel"/>
    <w:tmpl w:val="8AB47F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DC278A0"/>
    <w:multiLevelType w:val="multilevel"/>
    <w:tmpl w:val="D940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641C60"/>
    <w:multiLevelType w:val="hybridMultilevel"/>
    <w:tmpl w:val="90A8E596"/>
    <w:lvl w:ilvl="0" w:tplc="FFFFFFFF">
      <w:start w:val="1"/>
      <w:numFmt w:val="bullet"/>
      <w:lvlText w:val=""/>
      <w:lvlJc w:val="left"/>
      <w:pPr>
        <w:tabs>
          <w:tab w:val="num" w:pos="720"/>
        </w:tabs>
        <w:ind w:left="720" w:hanging="360"/>
      </w:pPr>
      <w:rPr>
        <w:rFonts w:ascii="Symbol" w:hAnsi="Symbol" w:cs="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12" w15:restartNumberingAfterBreak="0">
    <w:nsid w:val="43351D8D"/>
    <w:multiLevelType w:val="hybridMultilevel"/>
    <w:tmpl w:val="6AEE8B24"/>
    <w:lvl w:ilvl="0" w:tplc="BB4C0A18">
      <w:start w:val="1"/>
      <w:numFmt w:val="bullet"/>
      <w:lvlText w:val=""/>
      <w:lvlJc w:val="left"/>
      <w:pPr>
        <w:tabs>
          <w:tab w:val="num" w:pos="1440"/>
        </w:tabs>
        <w:ind w:left="1440" w:hanging="360"/>
      </w:pPr>
      <w:rPr>
        <w:rFonts w:ascii="Symbol" w:hAnsi="Symbol" w:cs="Symbol" w:hint="default"/>
        <w:color w:val="FF0000"/>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start w:val="1"/>
      <w:numFmt w:val="bullet"/>
      <w:lvlText w:val=""/>
      <w:lvlJc w:val="left"/>
      <w:pPr>
        <w:tabs>
          <w:tab w:val="num" w:pos="2880"/>
        </w:tabs>
        <w:ind w:left="2880" w:hanging="360"/>
      </w:pPr>
      <w:rPr>
        <w:rFonts w:ascii="Wingdings" w:hAnsi="Wingdings" w:cs="Wingdings" w:hint="default"/>
      </w:rPr>
    </w:lvl>
    <w:lvl w:ilvl="3" w:tplc="FFFFFFFF">
      <w:start w:val="1"/>
      <w:numFmt w:val="bullet"/>
      <w:lvlText w:val=""/>
      <w:lvlJc w:val="left"/>
      <w:pPr>
        <w:tabs>
          <w:tab w:val="num" w:pos="3600"/>
        </w:tabs>
        <w:ind w:left="3600" w:hanging="360"/>
      </w:pPr>
      <w:rPr>
        <w:rFonts w:ascii="Symbol" w:hAnsi="Symbol" w:cs="Symbol" w:hint="default"/>
      </w:rPr>
    </w:lvl>
    <w:lvl w:ilvl="4" w:tplc="FFFFFFFF">
      <w:start w:val="1"/>
      <w:numFmt w:val="bullet"/>
      <w:lvlText w:val="o"/>
      <w:lvlJc w:val="left"/>
      <w:pPr>
        <w:tabs>
          <w:tab w:val="num" w:pos="4320"/>
        </w:tabs>
        <w:ind w:left="4320" w:hanging="360"/>
      </w:pPr>
      <w:rPr>
        <w:rFonts w:ascii="Courier New" w:hAnsi="Courier New" w:cs="Courier New" w:hint="default"/>
      </w:rPr>
    </w:lvl>
    <w:lvl w:ilvl="5" w:tplc="FFFFFFFF">
      <w:start w:val="1"/>
      <w:numFmt w:val="bullet"/>
      <w:lvlText w:val=""/>
      <w:lvlJc w:val="left"/>
      <w:pPr>
        <w:tabs>
          <w:tab w:val="num" w:pos="5040"/>
        </w:tabs>
        <w:ind w:left="5040" w:hanging="360"/>
      </w:pPr>
      <w:rPr>
        <w:rFonts w:ascii="Wingdings" w:hAnsi="Wingdings" w:cs="Wingdings" w:hint="default"/>
      </w:rPr>
    </w:lvl>
    <w:lvl w:ilvl="6" w:tplc="FFFFFFFF">
      <w:start w:val="1"/>
      <w:numFmt w:val="bullet"/>
      <w:lvlText w:val=""/>
      <w:lvlJc w:val="left"/>
      <w:pPr>
        <w:tabs>
          <w:tab w:val="num" w:pos="5760"/>
        </w:tabs>
        <w:ind w:left="5760" w:hanging="360"/>
      </w:pPr>
      <w:rPr>
        <w:rFonts w:ascii="Symbol" w:hAnsi="Symbol" w:cs="Symbol" w:hint="default"/>
      </w:rPr>
    </w:lvl>
    <w:lvl w:ilvl="7" w:tplc="FFFFFFFF">
      <w:start w:val="1"/>
      <w:numFmt w:val="bullet"/>
      <w:lvlText w:val="o"/>
      <w:lvlJc w:val="left"/>
      <w:pPr>
        <w:tabs>
          <w:tab w:val="num" w:pos="6480"/>
        </w:tabs>
        <w:ind w:left="6480" w:hanging="360"/>
      </w:pPr>
      <w:rPr>
        <w:rFonts w:ascii="Courier New" w:hAnsi="Courier New" w:cs="Courier New" w:hint="default"/>
      </w:rPr>
    </w:lvl>
    <w:lvl w:ilvl="8" w:tplc="FFFFFFFF">
      <w:start w:val="1"/>
      <w:numFmt w:val="bullet"/>
      <w:lvlText w:val=""/>
      <w:lvlJc w:val="left"/>
      <w:pPr>
        <w:tabs>
          <w:tab w:val="num" w:pos="7200"/>
        </w:tabs>
        <w:ind w:left="7200" w:hanging="360"/>
      </w:pPr>
      <w:rPr>
        <w:rFonts w:ascii="Wingdings" w:hAnsi="Wingdings" w:cs="Wingdings" w:hint="default"/>
      </w:rPr>
    </w:lvl>
  </w:abstractNum>
  <w:abstractNum w:abstractNumId="13" w15:restartNumberingAfterBreak="0">
    <w:nsid w:val="4429168C"/>
    <w:multiLevelType w:val="multilevel"/>
    <w:tmpl w:val="382EB6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6EA52EF"/>
    <w:multiLevelType w:val="multilevel"/>
    <w:tmpl w:val="E1BE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1B665E"/>
    <w:multiLevelType w:val="multilevel"/>
    <w:tmpl w:val="E8720B60"/>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4DF615F3"/>
    <w:multiLevelType w:val="hybridMultilevel"/>
    <w:tmpl w:val="6D5A8E7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4F3B51B2"/>
    <w:multiLevelType w:val="hybridMultilevel"/>
    <w:tmpl w:val="C3A66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D02A2C"/>
    <w:multiLevelType w:val="multilevel"/>
    <w:tmpl w:val="4FE6B4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A2582F"/>
    <w:multiLevelType w:val="multilevel"/>
    <w:tmpl w:val="9044295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0" w15:restartNumberingAfterBreak="0">
    <w:nsid w:val="73AB48A1"/>
    <w:multiLevelType w:val="multilevel"/>
    <w:tmpl w:val="1D16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7C127B"/>
    <w:multiLevelType w:val="hybridMultilevel"/>
    <w:tmpl w:val="77186D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F21648"/>
    <w:multiLevelType w:val="multilevel"/>
    <w:tmpl w:val="E0280D02"/>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7A944C91"/>
    <w:multiLevelType w:val="hybridMultilevel"/>
    <w:tmpl w:val="1BB2DD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BDA1C32"/>
    <w:multiLevelType w:val="hybridMultilevel"/>
    <w:tmpl w:val="A43C3B9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D613EAB"/>
    <w:multiLevelType w:val="multilevel"/>
    <w:tmpl w:val="DDB4E2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7234904">
    <w:abstractNumId w:val="1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0898220">
    <w:abstractNumId w:val="11"/>
  </w:num>
  <w:num w:numId="3" w16cid:durableId="644361772">
    <w:abstractNumId w:val="7"/>
  </w:num>
  <w:num w:numId="4" w16cid:durableId="457724164">
    <w:abstractNumId w:val="16"/>
  </w:num>
  <w:num w:numId="5" w16cid:durableId="1049652690">
    <w:abstractNumId w:val="8"/>
  </w:num>
  <w:num w:numId="6" w16cid:durableId="482090783">
    <w:abstractNumId w:val="24"/>
  </w:num>
  <w:num w:numId="7" w16cid:durableId="648707917">
    <w:abstractNumId w:val="23"/>
  </w:num>
  <w:num w:numId="8" w16cid:durableId="1861818147">
    <w:abstractNumId w:val="4"/>
  </w:num>
  <w:num w:numId="9" w16cid:durableId="1021470155">
    <w:abstractNumId w:val="24"/>
  </w:num>
  <w:num w:numId="10" w16cid:durableId="1022392643">
    <w:abstractNumId w:val="3"/>
  </w:num>
  <w:num w:numId="11" w16cid:durableId="1819027663">
    <w:abstractNumId w:val="0"/>
  </w:num>
  <w:num w:numId="12" w16cid:durableId="606935147">
    <w:abstractNumId w:val="12"/>
  </w:num>
  <w:num w:numId="13" w16cid:durableId="1989901617">
    <w:abstractNumId w:val="1"/>
  </w:num>
  <w:num w:numId="14" w16cid:durableId="1039283445">
    <w:abstractNumId w:val="17"/>
  </w:num>
  <w:num w:numId="15" w16cid:durableId="381754697">
    <w:abstractNumId w:val="6"/>
  </w:num>
  <w:num w:numId="16" w16cid:durableId="2133279727">
    <w:abstractNumId w:val="2"/>
  </w:num>
  <w:num w:numId="17" w16cid:durableId="2046055947">
    <w:abstractNumId w:val="9"/>
  </w:num>
  <w:num w:numId="18" w16cid:durableId="1598708631">
    <w:abstractNumId w:val="22"/>
  </w:num>
  <w:num w:numId="19" w16cid:durableId="1877742232">
    <w:abstractNumId w:val="21"/>
  </w:num>
  <w:num w:numId="20" w16cid:durableId="1374034347">
    <w:abstractNumId w:val="19"/>
  </w:num>
  <w:num w:numId="21" w16cid:durableId="1405909193">
    <w:abstractNumId w:val="15"/>
  </w:num>
  <w:num w:numId="22" w16cid:durableId="2072846925">
    <w:abstractNumId w:val="13"/>
  </w:num>
  <w:num w:numId="23" w16cid:durableId="1645621110">
    <w:abstractNumId w:val="5"/>
  </w:num>
  <w:num w:numId="24" w16cid:durableId="191306451">
    <w:abstractNumId w:val="20"/>
  </w:num>
  <w:num w:numId="25" w16cid:durableId="1971473798">
    <w:abstractNumId w:val="18"/>
  </w:num>
  <w:num w:numId="26" w16cid:durableId="297490137">
    <w:abstractNumId w:val="14"/>
  </w:num>
  <w:num w:numId="27" w16cid:durableId="45178517">
    <w:abstractNumId w:val="25"/>
  </w:num>
  <w:num w:numId="28" w16cid:durableId="2138524080">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 Garrett Wong">
    <w15:presenceInfo w15:providerId="AD" w15:userId="S::dgw1@stanford.edu::260333c2-86cd-456b-b785-cd5deab124a7"/>
  </w15:person>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84D"/>
    <w:rsid w:val="000075E1"/>
    <w:rsid w:val="000079DB"/>
    <w:rsid w:val="0002541A"/>
    <w:rsid w:val="00035D65"/>
    <w:rsid w:val="000376A8"/>
    <w:rsid w:val="00074E83"/>
    <w:rsid w:val="00084751"/>
    <w:rsid w:val="00084A26"/>
    <w:rsid w:val="000906E2"/>
    <w:rsid w:val="000A30E2"/>
    <w:rsid w:val="000A404C"/>
    <w:rsid w:val="000A7FA1"/>
    <w:rsid w:val="000B7180"/>
    <w:rsid w:val="000C161B"/>
    <w:rsid w:val="000C220F"/>
    <w:rsid w:val="000C4915"/>
    <w:rsid w:val="000C7D6F"/>
    <w:rsid w:val="000C7F4C"/>
    <w:rsid w:val="000D0131"/>
    <w:rsid w:val="000E4DBE"/>
    <w:rsid w:val="000E7FE6"/>
    <w:rsid w:val="000F2386"/>
    <w:rsid w:val="001021C8"/>
    <w:rsid w:val="00102670"/>
    <w:rsid w:val="00103738"/>
    <w:rsid w:val="001067C4"/>
    <w:rsid w:val="00107835"/>
    <w:rsid w:val="001128A8"/>
    <w:rsid w:val="00112901"/>
    <w:rsid w:val="00113E2A"/>
    <w:rsid w:val="00121A96"/>
    <w:rsid w:val="00122021"/>
    <w:rsid w:val="00124456"/>
    <w:rsid w:val="0013477A"/>
    <w:rsid w:val="00135138"/>
    <w:rsid w:val="0014181A"/>
    <w:rsid w:val="00150232"/>
    <w:rsid w:val="00156448"/>
    <w:rsid w:val="001577DF"/>
    <w:rsid w:val="00160EDE"/>
    <w:rsid w:val="001628B4"/>
    <w:rsid w:val="00182F83"/>
    <w:rsid w:val="00192069"/>
    <w:rsid w:val="00195A99"/>
    <w:rsid w:val="001A413A"/>
    <w:rsid w:val="001A4C8F"/>
    <w:rsid w:val="001A6843"/>
    <w:rsid w:val="001B64BF"/>
    <w:rsid w:val="001D5CDB"/>
    <w:rsid w:val="001E1A90"/>
    <w:rsid w:val="001E2B8B"/>
    <w:rsid w:val="001E4A3F"/>
    <w:rsid w:val="001F165A"/>
    <w:rsid w:val="001F44F1"/>
    <w:rsid w:val="00206E85"/>
    <w:rsid w:val="002202F4"/>
    <w:rsid w:val="00223170"/>
    <w:rsid w:val="002241DA"/>
    <w:rsid w:val="002267B1"/>
    <w:rsid w:val="00227BCC"/>
    <w:rsid w:val="002316FA"/>
    <w:rsid w:val="00231E1B"/>
    <w:rsid w:val="002371FB"/>
    <w:rsid w:val="002404CE"/>
    <w:rsid w:val="002433B7"/>
    <w:rsid w:val="0024459E"/>
    <w:rsid w:val="0025017C"/>
    <w:rsid w:val="00253613"/>
    <w:rsid w:val="00254DAD"/>
    <w:rsid w:val="00263319"/>
    <w:rsid w:val="00280055"/>
    <w:rsid w:val="00280618"/>
    <w:rsid w:val="00281AE3"/>
    <w:rsid w:val="00282BA7"/>
    <w:rsid w:val="0029218E"/>
    <w:rsid w:val="00292CE7"/>
    <w:rsid w:val="002B1772"/>
    <w:rsid w:val="002B3D89"/>
    <w:rsid w:val="002D090B"/>
    <w:rsid w:val="002D3DB6"/>
    <w:rsid w:val="002D6705"/>
    <w:rsid w:val="002E4E71"/>
    <w:rsid w:val="002F0775"/>
    <w:rsid w:val="002F7666"/>
    <w:rsid w:val="00304B40"/>
    <w:rsid w:val="00307B36"/>
    <w:rsid w:val="00315526"/>
    <w:rsid w:val="00317F56"/>
    <w:rsid w:val="00320358"/>
    <w:rsid w:val="00322D3D"/>
    <w:rsid w:val="00330D29"/>
    <w:rsid w:val="003357FF"/>
    <w:rsid w:val="00336EC7"/>
    <w:rsid w:val="003428C9"/>
    <w:rsid w:val="0035341C"/>
    <w:rsid w:val="003542AE"/>
    <w:rsid w:val="00361710"/>
    <w:rsid w:val="003632A1"/>
    <w:rsid w:val="003711A9"/>
    <w:rsid w:val="00375F71"/>
    <w:rsid w:val="00380B0D"/>
    <w:rsid w:val="00391D5A"/>
    <w:rsid w:val="003A2586"/>
    <w:rsid w:val="003B672C"/>
    <w:rsid w:val="003C375C"/>
    <w:rsid w:val="003D5167"/>
    <w:rsid w:val="003E1256"/>
    <w:rsid w:val="003E4038"/>
    <w:rsid w:val="003E4ED6"/>
    <w:rsid w:val="003F3A77"/>
    <w:rsid w:val="003F581F"/>
    <w:rsid w:val="004049F7"/>
    <w:rsid w:val="004172CD"/>
    <w:rsid w:val="0042371B"/>
    <w:rsid w:val="0043748A"/>
    <w:rsid w:val="004422FC"/>
    <w:rsid w:val="00452C4B"/>
    <w:rsid w:val="00455DE0"/>
    <w:rsid w:val="00456525"/>
    <w:rsid w:val="004645C3"/>
    <w:rsid w:val="004741EA"/>
    <w:rsid w:val="00476323"/>
    <w:rsid w:val="00482149"/>
    <w:rsid w:val="00483FF4"/>
    <w:rsid w:val="00492366"/>
    <w:rsid w:val="004A6665"/>
    <w:rsid w:val="004B0845"/>
    <w:rsid w:val="004B2831"/>
    <w:rsid w:val="004B48C1"/>
    <w:rsid w:val="004B56CB"/>
    <w:rsid w:val="004B5A19"/>
    <w:rsid w:val="004C1C26"/>
    <w:rsid w:val="004C287B"/>
    <w:rsid w:val="004C40AE"/>
    <w:rsid w:val="004C71CE"/>
    <w:rsid w:val="004D0D29"/>
    <w:rsid w:val="004D33A1"/>
    <w:rsid w:val="004E0F0A"/>
    <w:rsid w:val="004E41EF"/>
    <w:rsid w:val="004E5F18"/>
    <w:rsid w:val="004E71A7"/>
    <w:rsid w:val="004F16E3"/>
    <w:rsid w:val="004F48E1"/>
    <w:rsid w:val="00502F02"/>
    <w:rsid w:val="00506E41"/>
    <w:rsid w:val="00521933"/>
    <w:rsid w:val="00523DAA"/>
    <w:rsid w:val="00524FE6"/>
    <w:rsid w:val="00531DB7"/>
    <w:rsid w:val="0053499A"/>
    <w:rsid w:val="00536FCE"/>
    <w:rsid w:val="00542F67"/>
    <w:rsid w:val="00543C8E"/>
    <w:rsid w:val="00547332"/>
    <w:rsid w:val="0057785B"/>
    <w:rsid w:val="005802A5"/>
    <w:rsid w:val="005816E1"/>
    <w:rsid w:val="00582278"/>
    <w:rsid w:val="00587AE8"/>
    <w:rsid w:val="005915CA"/>
    <w:rsid w:val="00595D61"/>
    <w:rsid w:val="00597488"/>
    <w:rsid w:val="005A4BEA"/>
    <w:rsid w:val="005A69A9"/>
    <w:rsid w:val="005B54D2"/>
    <w:rsid w:val="005C30B5"/>
    <w:rsid w:val="005C484D"/>
    <w:rsid w:val="005C7D25"/>
    <w:rsid w:val="005D0778"/>
    <w:rsid w:val="005D0C47"/>
    <w:rsid w:val="005D1CD5"/>
    <w:rsid w:val="005D218B"/>
    <w:rsid w:val="005D47BA"/>
    <w:rsid w:val="005D483A"/>
    <w:rsid w:val="005F337A"/>
    <w:rsid w:val="005F5058"/>
    <w:rsid w:val="00602459"/>
    <w:rsid w:val="006076F9"/>
    <w:rsid w:val="00607CEF"/>
    <w:rsid w:val="0061152A"/>
    <w:rsid w:val="006138E0"/>
    <w:rsid w:val="006204AF"/>
    <w:rsid w:val="00621077"/>
    <w:rsid w:val="00621CC7"/>
    <w:rsid w:val="00641172"/>
    <w:rsid w:val="00643670"/>
    <w:rsid w:val="006549FB"/>
    <w:rsid w:val="00656845"/>
    <w:rsid w:val="00661CD5"/>
    <w:rsid w:val="00662C6A"/>
    <w:rsid w:val="00665389"/>
    <w:rsid w:val="00666ADC"/>
    <w:rsid w:val="006775C8"/>
    <w:rsid w:val="006947EE"/>
    <w:rsid w:val="006953B0"/>
    <w:rsid w:val="00695467"/>
    <w:rsid w:val="006A114B"/>
    <w:rsid w:val="006A56CE"/>
    <w:rsid w:val="006B3420"/>
    <w:rsid w:val="006B5DC3"/>
    <w:rsid w:val="006C1436"/>
    <w:rsid w:val="006C2457"/>
    <w:rsid w:val="006E1805"/>
    <w:rsid w:val="006F0C91"/>
    <w:rsid w:val="006F2C1D"/>
    <w:rsid w:val="00715663"/>
    <w:rsid w:val="0072228C"/>
    <w:rsid w:val="007257DE"/>
    <w:rsid w:val="0076270B"/>
    <w:rsid w:val="0076327D"/>
    <w:rsid w:val="007664D4"/>
    <w:rsid w:val="00772A12"/>
    <w:rsid w:val="007750BD"/>
    <w:rsid w:val="00776067"/>
    <w:rsid w:val="0078065F"/>
    <w:rsid w:val="007813EB"/>
    <w:rsid w:val="007B497E"/>
    <w:rsid w:val="007C42F6"/>
    <w:rsid w:val="007C4933"/>
    <w:rsid w:val="007C7636"/>
    <w:rsid w:val="007E4F16"/>
    <w:rsid w:val="007F1381"/>
    <w:rsid w:val="007F604C"/>
    <w:rsid w:val="007F6985"/>
    <w:rsid w:val="007F6E92"/>
    <w:rsid w:val="00820337"/>
    <w:rsid w:val="00820713"/>
    <w:rsid w:val="00823903"/>
    <w:rsid w:val="008262BE"/>
    <w:rsid w:val="00833F53"/>
    <w:rsid w:val="00844933"/>
    <w:rsid w:val="008616CE"/>
    <w:rsid w:val="00866F05"/>
    <w:rsid w:val="008706AB"/>
    <w:rsid w:val="00874101"/>
    <w:rsid w:val="00875615"/>
    <w:rsid w:val="00877ABC"/>
    <w:rsid w:val="00880DC6"/>
    <w:rsid w:val="00886F31"/>
    <w:rsid w:val="00887335"/>
    <w:rsid w:val="00891B6B"/>
    <w:rsid w:val="00891F96"/>
    <w:rsid w:val="008979D2"/>
    <w:rsid w:val="008B5322"/>
    <w:rsid w:val="008C1C16"/>
    <w:rsid w:val="008C1D38"/>
    <w:rsid w:val="008C57EF"/>
    <w:rsid w:val="008D759C"/>
    <w:rsid w:val="008E2300"/>
    <w:rsid w:val="008E7169"/>
    <w:rsid w:val="008F584F"/>
    <w:rsid w:val="008F63E6"/>
    <w:rsid w:val="0090504A"/>
    <w:rsid w:val="009148AD"/>
    <w:rsid w:val="009222BF"/>
    <w:rsid w:val="0092333A"/>
    <w:rsid w:val="009305F4"/>
    <w:rsid w:val="0093417F"/>
    <w:rsid w:val="0093477A"/>
    <w:rsid w:val="00940802"/>
    <w:rsid w:val="009463D7"/>
    <w:rsid w:val="0094798E"/>
    <w:rsid w:val="00960A00"/>
    <w:rsid w:val="00962589"/>
    <w:rsid w:val="00966924"/>
    <w:rsid w:val="0097495E"/>
    <w:rsid w:val="00976690"/>
    <w:rsid w:val="00986FF7"/>
    <w:rsid w:val="00991CE3"/>
    <w:rsid w:val="009A4A31"/>
    <w:rsid w:val="009B2262"/>
    <w:rsid w:val="009B2927"/>
    <w:rsid w:val="009B486D"/>
    <w:rsid w:val="009B61BD"/>
    <w:rsid w:val="009C580F"/>
    <w:rsid w:val="009C765B"/>
    <w:rsid w:val="009D5EDC"/>
    <w:rsid w:val="009F4E8E"/>
    <w:rsid w:val="00A13F81"/>
    <w:rsid w:val="00A20777"/>
    <w:rsid w:val="00A374AC"/>
    <w:rsid w:val="00A409E5"/>
    <w:rsid w:val="00A40CC4"/>
    <w:rsid w:val="00A50AA9"/>
    <w:rsid w:val="00A535CB"/>
    <w:rsid w:val="00A56155"/>
    <w:rsid w:val="00A61EDA"/>
    <w:rsid w:val="00A659DC"/>
    <w:rsid w:val="00A860FF"/>
    <w:rsid w:val="00A924D5"/>
    <w:rsid w:val="00A95126"/>
    <w:rsid w:val="00AA32FB"/>
    <w:rsid w:val="00AA5A6F"/>
    <w:rsid w:val="00AB218B"/>
    <w:rsid w:val="00AB2293"/>
    <w:rsid w:val="00AB4662"/>
    <w:rsid w:val="00AC6467"/>
    <w:rsid w:val="00AD4A93"/>
    <w:rsid w:val="00AD69FF"/>
    <w:rsid w:val="00AE222D"/>
    <w:rsid w:val="00AE454A"/>
    <w:rsid w:val="00AF618F"/>
    <w:rsid w:val="00B1030C"/>
    <w:rsid w:val="00B10A1F"/>
    <w:rsid w:val="00B21CE7"/>
    <w:rsid w:val="00B22428"/>
    <w:rsid w:val="00B25845"/>
    <w:rsid w:val="00B34D1F"/>
    <w:rsid w:val="00B35A57"/>
    <w:rsid w:val="00B542F1"/>
    <w:rsid w:val="00B5443C"/>
    <w:rsid w:val="00B545B6"/>
    <w:rsid w:val="00B60DBF"/>
    <w:rsid w:val="00B653AB"/>
    <w:rsid w:val="00B71CB8"/>
    <w:rsid w:val="00B72AF5"/>
    <w:rsid w:val="00B773D6"/>
    <w:rsid w:val="00B77AFA"/>
    <w:rsid w:val="00B854C9"/>
    <w:rsid w:val="00BA43BE"/>
    <w:rsid w:val="00BB061A"/>
    <w:rsid w:val="00BB240F"/>
    <w:rsid w:val="00BB349A"/>
    <w:rsid w:val="00BB3FDC"/>
    <w:rsid w:val="00BC1B85"/>
    <w:rsid w:val="00BC78BD"/>
    <w:rsid w:val="00BD6888"/>
    <w:rsid w:val="00BE0E70"/>
    <w:rsid w:val="00BE7500"/>
    <w:rsid w:val="00BE793B"/>
    <w:rsid w:val="00C10FDE"/>
    <w:rsid w:val="00C34110"/>
    <w:rsid w:val="00C359BC"/>
    <w:rsid w:val="00C46C51"/>
    <w:rsid w:val="00C46E4A"/>
    <w:rsid w:val="00C513CD"/>
    <w:rsid w:val="00C52780"/>
    <w:rsid w:val="00C55DA1"/>
    <w:rsid w:val="00C6602B"/>
    <w:rsid w:val="00C735C1"/>
    <w:rsid w:val="00C82B24"/>
    <w:rsid w:val="00C90979"/>
    <w:rsid w:val="00C94493"/>
    <w:rsid w:val="00CA0E09"/>
    <w:rsid w:val="00CA309C"/>
    <w:rsid w:val="00CC1DDE"/>
    <w:rsid w:val="00CC3727"/>
    <w:rsid w:val="00CD7D2A"/>
    <w:rsid w:val="00CF4452"/>
    <w:rsid w:val="00CF69BC"/>
    <w:rsid w:val="00D07FF4"/>
    <w:rsid w:val="00D20676"/>
    <w:rsid w:val="00D24065"/>
    <w:rsid w:val="00D26D04"/>
    <w:rsid w:val="00D36293"/>
    <w:rsid w:val="00D54DD1"/>
    <w:rsid w:val="00D579EA"/>
    <w:rsid w:val="00D60AD7"/>
    <w:rsid w:val="00D735DA"/>
    <w:rsid w:val="00D83DFE"/>
    <w:rsid w:val="00D85864"/>
    <w:rsid w:val="00D95737"/>
    <w:rsid w:val="00DA7EF0"/>
    <w:rsid w:val="00DB4FAB"/>
    <w:rsid w:val="00DC19DC"/>
    <w:rsid w:val="00DC3B29"/>
    <w:rsid w:val="00DC46EE"/>
    <w:rsid w:val="00DC5C78"/>
    <w:rsid w:val="00DC6BDF"/>
    <w:rsid w:val="00DD76E3"/>
    <w:rsid w:val="00DE1553"/>
    <w:rsid w:val="00DE6EC6"/>
    <w:rsid w:val="00DF5067"/>
    <w:rsid w:val="00DF6DC2"/>
    <w:rsid w:val="00E02241"/>
    <w:rsid w:val="00E02ACB"/>
    <w:rsid w:val="00E042E6"/>
    <w:rsid w:val="00E10F49"/>
    <w:rsid w:val="00E165E5"/>
    <w:rsid w:val="00E16DFD"/>
    <w:rsid w:val="00E259F7"/>
    <w:rsid w:val="00E33CA1"/>
    <w:rsid w:val="00E36711"/>
    <w:rsid w:val="00E4371A"/>
    <w:rsid w:val="00E514CD"/>
    <w:rsid w:val="00E57EFB"/>
    <w:rsid w:val="00E602E0"/>
    <w:rsid w:val="00E749B7"/>
    <w:rsid w:val="00E9159D"/>
    <w:rsid w:val="00E960C2"/>
    <w:rsid w:val="00EA2107"/>
    <w:rsid w:val="00EA7C49"/>
    <w:rsid w:val="00EB7697"/>
    <w:rsid w:val="00EC0D61"/>
    <w:rsid w:val="00EC23D6"/>
    <w:rsid w:val="00EC329C"/>
    <w:rsid w:val="00EC7BC3"/>
    <w:rsid w:val="00ED516A"/>
    <w:rsid w:val="00F01804"/>
    <w:rsid w:val="00F06113"/>
    <w:rsid w:val="00F11024"/>
    <w:rsid w:val="00F12746"/>
    <w:rsid w:val="00F15CEB"/>
    <w:rsid w:val="00F26F13"/>
    <w:rsid w:val="00F271C7"/>
    <w:rsid w:val="00F3153F"/>
    <w:rsid w:val="00F31C38"/>
    <w:rsid w:val="00F4359C"/>
    <w:rsid w:val="00F447C1"/>
    <w:rsid w:val="00F463CF"/>
    <w:rsid w:val="00F52EC2"/>
    <w:rsid w:val="00F531E7"/>
    <w:rsid w:val="00F56B84"/>
    <w:rsid w:val="00F5777F"/>
    <w:rsid w:val="00F72A97"/>
    <w:rsid w:val="00F82B0C"/>
    <w:rsid w:val="00F82FBB"/>
    <w:rsid w:val="00FB57B1"/>
    <w:rsid w:val="00FC5712"/>
    <w:rsid w:val="00FC5B37"/>
    <w:rsid w:val="00FC6E6E"/>
    <w:rsid w:val="00FC7AE7"/>
    <w:rsid w:val="00FD6B1B"/>
    <w:rsid w:val="00FE61FF"/>
    <w:rsid w:val="00FF26F1"/>
    <w:rsid w:val="4B088B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F2ECEA"/>
  <w15:docId w15:val="{54139385-C928-47DB-AE77-325E71385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semiHidden="1" w:uiPriority="47" w:unhideWhenUsed="1"/>
    <w:lsdException w:name="TOC Heading" w:semiHidden="1" w:uiPriority="48"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F6E92"/>
    <w:rPr>
      <w:sz w:val="24"/>
      <w:szCs w:val="24"/>
    </w:rPr>
  </w:style>
  <w:style w:type="paragraph" w:styleId="Heading1">
    <w:name w:val="heading 1"/>
    <w:basedOn w:val="Normal"/>
    <w:qFormat/>
    <w:rsid w:val="00823903"/>
    <w:pPr>
      <w:spacing w:before="100" w:beforeAutospacing="1" w:after="100" w:afterAutospacing="1"/>
      <w:outlineLvl w:val="0"/>
    </w:pPr>
    <w:rPr>
      <w:b/>
      <w:bCs/>
      <w:kern w:val="36"/>
      <w:sz w:val="48"/>
      <w:szCs w:val="48"/>
    </w:rPr>
  </w:style>
  <w:style w:type="paragraph" w:styleId="Heading2">
    <w:name w:val="heading 2"/>
    <w:basedOn w:val="Normal"/>
    <w:qFormat/>
    <w:rsid w:val="00823903"/>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823903"/>
    <w:pPr>
      <w:spacing w:before="100" w:beforeAutospacing="1" w:after="100" w:afterAutospacing="1"/>
      <w:outlineLvl w:val="2"/>
    </w:pPr>
    <w:rPr>
      <w:b/>
      <w:bCs/>
      <w:sz w:val="27"/>
      <w:szCs w:val="27"/>
    </w:rPr>
  </w:style>
  <w:style w:type="paragraph" w:styleId="Heading4">
    <w:name w:val="heading 4"/>
    <w:basedOn w:val="Normal"/>
    <w:next w:val="Normal"/>
    <w:link w:val="Heading4Char"/>
    <w:semiHidden/>
    <w:unhideWhenUsed/>
    <w:qFormat/>
    <w:rsid w:val="00E165E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823903"/>
    <w:pPr>
      <w:spacing w:before="100" w:beforeAutospacing="1" w:after="100" w:afterAutospacing="1"/>
    </w:pPr>
  </w:style>
  <w:style w:type="character" w:styleId="Hyperlink">
    <w:name w:val="Hyperlink"/>
    <w:rsid w:val="00317F56"/>
    <w:rPr>
      <w:color w:val="0000FF"/>
      <w:u w:val="single"/>
    </w:rPr>
  </w:style>
  <w:style w:type="paragraph" w:styleId="Header">
    <w:name w:val="header"/>
    <w:basedOn w:val="Normal"/>
    <w:link w:val="HeaderChar"/>
    <w:rsid w:val="002371FB"/>
    <w:pPr>
      <w:tabs>
        <w:tab w:val="center" w:pos="4320"/>
        <w:tab w:val="right" w:pos="8640"/>
      </w:tabs>
    </w:pPr>
  </w:style>
  <w:style w:type="paragraph" w:styleId="Footer">
    <w:name w:val="footer"/>
    <w:basedOn w:val="Normal"/>
    <w:rsid w:val="002371FB"/>
    <w:pPr>
      <w:tabs>
        <w:tab w:val="center" w:pos="4320"/>
        <w:tab w:val="right" w:pos="8640"/>
      </w:tabs>
    </w:pPr>
  </w:style>
  <w:style w:type="character" w:styleId="PageNumber">
    <w:name w:val="page number"/>
    <w:basedOn w:val="DefaultParagraphFont"/>
    <w:rsid w:val="002202F4"/>
  </w:style>
  <w:style w:type="paragraph" w:styleId="BalloonText">
    <w:name w:val="Balloon Text"/>
    <w:basedOn w:val="Normal"/>
    <w:semiHidden/>
    <w:rsid w:val="001B64BF"/>
    <w:rPr>
      <w:rFonts w:ascii="Tahoma" w:hAnsi="Tahoma" w:cs="Tahoma"/>
      <w:sz w:val="16"/>
      <w:szCs w:val="16"/>
    </w:rPr>
  </w:style>
  <w:style w:type="character" w:customStyle="1" w:styleId="HeaderChar">
    <w:name w:val="Header Char"/>
    <w:link w:val="Header"/>
    <w:rsid w:val="00C735C1"/>
    <w:rPr>
      <w:sz w:val="24"/>
      <w:szCs w:val="24"/>
    </w:rPr>
  </w:style>
  <w:style w:type="paragraph" w:styleId="PlainText">
    <w:name w:val="Plain Text"/>
    <w:basedOn w:val="Normal"/>
    <w:link w:val="PlainTextChar"/>
    <w:uiPriority w:val="99"/>
    <w:unhideWhenUsed/>
    <w:rsid w:val="00A409E5"/>
    <w:rPr>
      <w:rFonts w:ascii="Calibri" w:eastAsia="Calibri" w:hAnsi="Calibri"/>
      <w:sz w:val="22"/>
      <w:szCs w:val="22"/>
    </w:rPr>
  </w:style>
  <w:style w:type="character" w:customStyle="1" w:styleId="PlainTextChar">
    <w:name w:val="Plain Text Char"/>
    <w:link w:val="PlainText"/>
    <w:uiPriority w:val="99"/>
    <w:rsid w:val="00A409E5"/>
    <w:rPr>
      <w:rFonts w:ascii="Calibri" w:eastAsia="Calibri" w:hAnsi="Calibri"/>
      <w:sz w:val="22"/>
      <w:szCs w:val="22"/>
    </w:rPr>
  </w:style>
  <w:style w:type="paragraph" w:customStyle="1" w:styleId="ColorfulList-Accent11">
    <w:name w:val="Colorful List - Accent 11"/>
    <w:basedOn w:val="Normal"/>
    <w:uiPriority w:val="34"/>
    <w:qFormat/>
    <w:rsid w:val="00F82FBB"/>
    <w:pPr>
      <w:ind w:left="720"/>
      <w:contextualSpacing/>
    </w:pPr>
  </w:style>
  <w:style w:type="paragraph" w:styleId="Revision">
    <w:name w:val="Revision"/>
    <w:hidden/>
    <w:uiPriority w:val="71"/>
    <w:semiHidden/>
    <w:rsid w:val="004D0D29"/>
    <w:rPr>
      <w:sz w:val="24"/>
      <w:szCs w:val="24"/>
    </w:rPr>
  </w:style>
  <w:style w:type="character" w:styleId="CommentReference">
    <w:name w:val="annotation reference"/>
    <w:basedOn w:val="DefaultParagraphFont"/>
    <w:unhideWhenUsed/>
    <w:rsid w:val="00D20676"/>
    <w:rPr>
      <w:sz w:val="16"/>
      <w:szCs w:val="16"/>
    </w:rPr>
  </w:style>
  <w:style w:type="paragraph" w:styleId="CommentText">
    <w:name w:val="annotation text"/>
    <w:basedOn w:val="Normal"/>
    <w:link w:val="CommentTextChar"/>
    <w:unhideWhenUsed/>
    <w:rsid w:val="00D20676"/>
    <w:rPr>
      <w:sz w:val="20"/>
      <w:szCs w:val="20"/>
    </w:rPr>
  </w:style>
  <w:style w:type="character" w:customStyle="1" w:styleId="CommentTextChar">
    <w:name w:val="Comment Text Char"/>
    <w:basedOn w:val="DefaultParagraphFont"/>
    <w:link w:val="CommentText"/>
    <w:rsid w:val="00D20676"/>
  </w:style>
  <w:style w:type="paragraph" w:styleId="CommentSubject">
    <w:name w:val="annotation subject"/>
    <w:basedOn w:val="CommentText"/>
    <w:next w:val="CommentText"/>
    <w:link w:val="CommentSubjectChar"/>
    <w:semiHidden/>
    <w:unhideWhenUsed/>
    <w:rsid w:val="00D20676"/>
    <w:rPr>
      <w:b/>
      <w:bCs/>
    </w:rPr>
  </w:style>
  <w:style w:type="character" w:customStyle="1" w:styleId="CommentSubjectChar">
    <w:name w:val="Comment Subject Char"/>
    <w:basedOn w:val="CommentTextChar"/>
    <w:link w:val="CommentSubject"/>
    <w:semiHidden/>
    <w:rsid w:val="00D20676"/>
    <w:rPr>
      <w:b/>
      <w:bCs/>
    </w:rPr>
  </w:style>
  <w:style w:type="paragraph" w:styleId="ListParagraph">
    <w:name w:val="List Paragraph"/>
    <w:basedOn w:val="Normal"/>
    <w:uiPriority w:val="34"/>
    <w:qFormat/>
    <w:rsid w:val="00336EC7"/>
    <w:pPr>
      <w:ind w:left="720"/>
      <w:contextualSpacing/>
    </w:pPr>
  </w:style>
  <w:style w:type="paragraph" w:customStyle="1" w:styleId="Default">
    <w:name w:val="Default"/>
    <w:rsid w:val="00336EC7"/>
    <w:pPr>
      <w:autoSpaceDE w:val="0"/>
      <w:autoSpaceDN w:val="0"/>
      <w:adjustRightInd w:val="0"/>
    </w:pPr>
    <w:rPr>
      <w:rFonts w:ascii="Tahoma" w:hAnsi="Tahoma" w:cs="Tahoma"/>
      <w:color w:val="000000"/>
      <w:sz w:val="24"/>
      <w:szCs w:val="24"/>
    </w:rPr>
  </w:style>
  <w:style w:type="character" w:customStyle="1" w:styleId="Heading4Char">
    <w:name w:val="Heading 4 Char"/>
    <w:basedOn w:val="DefaultParagraphFont"/>
    <w:link w:val="Heading4"/>
    <w:semiHidden/>
    <w:rsid w:val="00E165E5"/>
    <w:rPr>
      <w:rFonts w:asciiTheme="majorHAnsi" w:eastAsiaTheme="majorEastAsia" w:hAnsiTheme="majorHAnsi" w:cstheme="majorBidi"/>
      <w:i/>
      <w:iCs/>
      <w:color w:val="365F91" w:themeColor="accent1" w:themeShade="BF"/>
      <w:sz w:val="24"/>
      <w:szCs w:val="24"/>
    </w:rPr>
  </w:style>
  <w:style w:type="character" w:customStyle="1" w:styleId="Heading3Char">
    <w:name w:val="Heading 3 Char"/>
    <w:basedOn w:val="DefaultParagraphFont"/>
    <w:link w:val="Heading3"/>
    <w:uiPriority w:val="9"/>
    <w:rsid w:val="00455DE0"/>
    <w:rPr>
      <w:b/>
      <w:bCs/>
      <w:sz w:val="27"/>
      <w:szCs w:val="27"/>
    </w:rPr>
  </w:style>
  <w:style w:type="character" w:styleId="Strong">
    <w:name w:val="Strong"/>
    <w:basedOn w:val="DefaultParagraphFont"/>
    <w:uiPriority w:val="22"/>
    <w:qFormat/>
    <w:rsid w:val="00455D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07482">
      <w:bodyDiv w:val="1"/>
      <w:marLeft w:val="0"/>
      <w:marRight w:val="0"/>
      <w:marTop w:val="0"/>
      <w:marBottom w:val="0"/>
      <w:divBdr>
        <w:top w:val="none" w:sz="0" w:space="0" w:color="auto"/>
        <w:left w:val="none" w:sz="0" w:space="0" w:color="auto"/>
        <w:bottom w:val="none" w:sz="0" w:space="0" w:color="auto"/>
        <w:right w:val="none" w:sz="0" w:space="0" w:color="auto"/>
      </w:divBdr>
    </w:div>
    <w:div w:id="172381426">
      <w:bodyDiv w:val="1"/>
      <w:marLeft w:val="0"/>
      <w:marRight w:val="0"/>
      <w:marTop w:val="0"/>
      <w:marBottom w:val="0"/>
      <w:divBdr>
        <w:top w:val="none" w:sz="0" w:space="0" w:color="auto"/>
        <w:left w:val="none" w:sz="0" w:space="0" w:color="auto"/>
        <w:bottom w:val="none" w:sz="0" w:space="0" w:color="auto"/>
        <w:right w:val="none" w:sz="0" w:space="0" w:color="auto"/>
      </w:divBdr>
    </w:div>
    <w:div w:id="190923046">
      <w:bodyDiv w:val="1"/>
      <w:marLeft w:val="0"/>
      <w:marRight w:val="0"/>
      <w:marTop w:val="0"/>
      <w:marBottom w:val="0"/>
      <w:divBdr>
        <w:top w:val="none" w:sz="0" w:space="0" w:color="auto"/>
        <w:left w:val="none" w:sz="0" w:space="0" w:color="auto"/>
        <w:bottom w:val="none" w:sz="0" w:space="0" w:color="auto"/>
        <w:right w:val="none" w:sz="0" w:space="0" w:color="auto"/>
      </w:divBdr>
    </w:div>
    <w:div w:id="219945746">
      <w:bodyDiv w:val="1"/>
      <w:marLeft w:val="0"/>
      <w:marRight w:val="0"/>
      <w:marTop w:val="0"/>
      <w:marBottom w:val="0"/>
      <w:divBdr>
        <w:top w:val="none" w:sz="0" w:space="0" w:color="auto"/>
        <w:left w:val="none" w:sz="0" w:space="0" w:color="auto"/>
        <w:bottom w:val="none" w:sz="0" w:space="0" w:color="auto"/>
        <w:right w:val="none" w:sz="0" w:space="0" w:color="auto"/>
      </w:divBdr>
    </w:div>
    <w:div w:id="483668220">
      <w:bodyDiv w:val="1"/>
      <w:marLeft w:val="0"/>
      <w:marRight w:val="0"/>
      <w:marTop w:val="0"/>
      <w:marBottom w:val="0"/>
      <w:divBdr>
        <w:top w:val="none" w:sz="0" w:space="0" w:color="auto"/>
        <w:left w:val="none" w:sz="0" w:space="0" w:color="auto"/>
        <w:bottom w:val="none" w:sz="0" w:space="0" w:color="auto"/>
        <w:right w:val="none" w:sz="0" w:space="0" w:color="auto"/>
      </w:divBdr>
    </w:div>
    <w:div w:id="537204550">
      <w:bodyDiv w:val="1"/>
      <w:marLeft w:val="0"/>
      <w:marRight w:val="0"/>
      <w:marTop w:val="0"/>
      <w:marBottom w:val="0"/>
      <w:divBdr>
        <w:top w:val="none" w:sz="0" w:space="0" w:color="auto"/>
        <w:left w:val="none" w:sz="0" w:space="0" w:color="auto"/>
        <w:bottom w:val="none" w:sz="0" w:space="0" w:color="auto"/>
        <w:right w:val="none" w:sz="0" w:space="0" w:color="auto"/>
      </w:divBdr>
    </w:div>
    <w:div w:id="583607826">
      <w:bodyDiv w:val="1"/>
      <w:marLeft w:val="0"/>
      <w:marRight w:val="0"/>
      <w:marTop w:val="0"/>
      <w:marBottom w:val="0"/>
      <w:divBdr>
        <w:top w:val="none" w:sz="0" w:space="0" w:color="auto"/>
        <w:left w:val="none" w:sz="0" w:space="0" w:color="auto"/>
        <w:bottom w:val="none" w:sz="0" w:space="0" w:color="auto"/>
        <w:right w:val="none" w:sz="0" w:space="0" w:color="auto"/>
      </w:divBdr>
    </w:div>
    <w:div w:id="694235165">
      <w:bodyDiv w:val="1"/>
      <w:marLeft w:val="0"/>
      <w:marRight w:val="0"/>
      <w:marTop w:val="0"/>
      <w:marBottom w:val="0"/>
      <w:divBdr>
        <w:top w:val="none" w:sz="0" w:space="0" w:color="auto"/>
        <w:left w:val="none" w:sz="0" w:space="0" w:color="auto"/>
        <w:bottom w:val="none" w:sz="0" w:space="0" w:color="auto"/>
        <w:right w:val="none" w:sz="0" w:space="0" w:color="auto"/>
      </w:divBdr>
    </w:div>
    <w:div w:id="694576299">
      <w:bodyDiv w:val="1"/>
      <w:marLeft w:val="0"/>
      <w:marRight w:val="0"/>
      <w:marTop w:val="0"/>
      <w:marBottom w:val="0"/>
      <w:divBdr>
        <w:top w:val="none" w:sz="0" w:space="0" w:color="auto"/>
        <w:left w:val="none" w:sz="0" w:space="0" w:color="auto"/>
        <w:bottom w:val="none" w:sz="0" w:space="0" w:color="auto"/>
        <w:right w:val="none" w:sz="0" w:space="0" w:color="auto"/>
      </w:divBdr>
    </w:div>
    <w:div w:id="698361118">
      <w:bodyDiv w:val="1"/>
      <w:marLeft w:val="0"/>
      <w:marRight w:val="0"/>
      <w:marTop w:val="0"/>
      <w:marBottom w:val="0"/>
      <w:divBdr>
        <w:top w:val="none" w:sz="0" w:space="0" w:color="auto"/>
        <w:left w:val="none" w:sz="0" w:space="0" w:color="auto"/>
        <w:bottom w:val="none" w:sz="0" w:space="0" w:color="auto"/>
        <w:right w:val="none" w:sz="0" w:space="0" w:color="auto"/>
      </w:divBdr>
    </w:div>
    <w:div w:id="724567260">
      <w:bodyDiv w:val="1"/>
      <w:marLeft w:val="0"/>
      <w:marRight w:val="0"/>
      <w:marTop w:val="0"/>
      <w:marBottom w:val="0"/>
      <w:divBdr>
        <w:top w:val="none" w:sz="0" w:space="0" w:color="auto"/>
        <w:left w:val="none" w:sz="0" w:space="0" w:color="auto"/>
        <w:bottom w:val="none" w:sz="0" w:space="0" w:color="auto"/>
        <w:right w:val="none" w:sz="0" w:space="0" w:color="auto"/>
      </w:divBdr>
    </w:div>
    <w:div w:id="882401558">
      <w:bodyDiv w:val="1"/>
      <w:marLeft w:val="0"/>
      <w:marRight w:val="0"/>
      <w:marTop w:val="0"/>
      <w:marBottom w:val="0"/>
      <w:divBdr>
        <w:top w:val="none" w:sz="0" w:space="0" w:color="auto"/>
        <w:left w:val="none" w:sz="0" w:space="0" w:color="auto"/>
        <w:bottom w:val="none" w:sz="0" w:space="0" w:color="auto"/>
        <w:right w:val="none" w:sz="0" w:space="0" w:color="auto"/>
      </w:divBdr>
    </w:div>
    <w:div w:id="905645203">
      <w:bodyDiv w:val="1"/>
      <w:marLeft w:val="0"/>
      <w:marRight w:val="0"/>
      <w:marTop w:val="0"/>
      <w:marBottom w:val="0"/>
      <w:divBdr>
        <w:top w:val="none" w:sz="0" w:space="0" w:color="auto"/>
        <w:left w:val="none" w:sz="0" w:space="0" w:color="auto"/>
        <w:bottom w:val="none" w:sz="0" w:space="0" w:color="auto"/>
        <w:right w:val="none" w:sz="0" w:space="0" w:color="auto"/>
      </w:divBdr>
    </w:div>
    <w:div w:id="982586338">
      <w:bodyDiv w:val="1"/>
      <w:marLeft w:val="0"/>
      <w:marRight w:val="0"/>
      <w:marTop w:val="0"/>
      <w:marBottom w:val="0"/>
      <w:divBdr>
        <w:top w:val="none" w:sz="0" w:space="0" w:color="auto"/>
        <w:left w:val="none" w:sz="0" w:space="0" w:color="auto"/>
        <w:bottom w:val="none" w:sz="0" w:space="0" w:color="auto"/>
        <w:right w:val="none" w:sz="0" w:space="0" w:color="auto"/>
      </w:divBdr>
    </w:div>
    <w:div w:id="1092505229">
      <w:bodyDiv w:val="1"/>
      <w:marLeft w:val="0"/>
      <w:marRight w:val="0"/>
      <w:marTop w:val="0"/>
      <w:marBottom w:val="0"/>
      <w:divBdr>
        <w:top w:val="none" w:sz="0" w:space="0" w:color="auto"/>
        <w:left w:val="none" w:sz="0" w:space="0" w:color="auto"/>
        <w:bottom w:val="none" w:sz="0" w:space="0" w:color="auto"/>
        <w:right w:val="none" w:sz="0" w:space="0" w:color="auto"/>
      </w:divBdr>
    </w:div>
    <w:div w:id="1161848713">
      <w:bodyDiv w:val="1"/>
      <w:marLeft w:val="0"/>
      <w:marRight w:val="0"/>
      <w:marTop w:val="0"/>
      <w:marBottom w:val="0"/>
      <w:divBdr>
        <w:top w:val="none" w:sz="0" w:space="0" w:color="auto"/>
        <w:left w:val="none" w:sz="0" w:space="0" w:color="auto"/>
        <w:bottom w:val="none" w:sz="0" w:space="0" w:color="auto"/>
        <w:right w:val="none" w:sz="0" w:space="0" w:color="auto"/>
      </w:divBdr>
    </w:div>
    <w:div w:id="1447044502">
      <w:bodyDiv w:val="1"/>
      <w:marLeft w:val="0"/>
      <w:marRight w:val="0"/>
      <w:marTop w:val="0"/>
      <w:marBottom w:val="0"/>
      <w:divBdr>
        <w:top w:val="none" w:sz="0" w:space="0" w:color="auto"/>
        <w:left w:val="none" w:sz="0" w:space="0" w:color="auto"/>
        <w:bottom w:val="none" w:sz="0" w:space="0" w:color="auto"/>
        <w:right w:val="none" w:sz="0" w:space="0" w:color="auto"/>
      </w:divBdr>
    </w:div>
    <w:div w:id="1449742664">
      <w:bodyDiv w:val="1"/>
      <w:marLeft w:val="0"/>
      <w:marRight w:val="0"/>
      <w:marTop w:val="0"/>
      <w:marBottom w:val="0"/>
      <w:divBdr>
        <w:top w:val="none" w:sz="0" w:space="0" w:color="auto"/>
        <w:left w:val="none" w:sz="0" w:space="0" w:color="auto"/>
        <w:bottom w:val="none" w:sz="0" w:space="0" w:color="auto"/>
        <w:right w:val="none" w:sz="0" w:space="0" w:color="auto"/>
      </w:divBdr>
    </w:div>
    <w:div w:id="1695155826">
      <w:bodyDiv w:val="1"/>
      <w:marLeft w:val="0"/>
      <w:marRight w:val="0"/>
      <w:marTop w:val="0"/>
      <w:marBottom w:val="0"/>
      <w:divBdr>
        <w:top w:val="none" w:sz="0" w:space="0" w:color="auto"/>
        <w:left w:val="none" w:sz="0" w:space="0" w:color="auto"/>
        <w:bottom w:val="none" w:sz="0" w:space="0" w:color="auto"/>
        <w:right w:val="none" w:sz="0" w:space="0" w:color="auto"/>
      </w:divBdr>
    </w:div>
    <w:div w:id="1764373751">
      <w:bodyDiv w:val="1"/>
      <w:marLeft w:val="0"/>
      <w:marRight w:val="0"/>
      <w:marTop w:val="0"/>
      <w:marBottom w:val="0"/>
      <w:divBdr>
        <w:top w:val="none" w:sz="0" w:space="0" w:color="auto"/>
        <w:left w:val="none" w:sz="0" w:space="0" w:color="auto"/>
        <w:bottom w:val="none" w:sz="0" w:space="0" w:color="auto"/>
        <w:right w:val="none" w:sz="0" w:space="0" w:color="auto"/>
      </w:divBdr>
    </w:div>
    <w:div w:id="1871524870">
      <w:bodyDiv w:val="1"/>
      <w:marLeft w:val="0"/>
      <w:marRight w:val="0"/>
      <w:marTop w:val="0"/>
      <w:marBottom w:val="0"/>
      <w:divBdr>
        <w:top w:val="none" w:sz="0" w:space="0" w:color="auto"/>
        <w:left w:val="none" w:sz="0" w:space="0" w:color="auto"/>
        <w:bottom w:val="none" w:sz="0" w:space="0" w:color="auto"/>
        <w:right w:val="none" w:sz="0" w:space="0" w:color="auto"/>
      </w:divBdr>
    </w:div>
    <w:div w:id="1988053322">
      <w:bodyDiv w:val="1"/>
      <w:marLeft w:val="0"/>
      <w:marRight w:val="0"/>
      <w:marTop w:val="0"/>
      <w:marBottom w:val="0"/>
      <w:divBdr>
        <w:top w:val="none" w:sz="0" w:space="0" w:color="auto"/>
        <w:left w:val="none" w:sz="0" w:space="0" w:color="auto"/>
        <w:bottom w:val="none" w:sz="0" w:space="0" w:color="auto"/>
        <w:right w:val="none" w:sz="0" w:space="0" w:color="auto"/>
      </w:divBdr>
    </w:div>
    <w:div w:id="2008511183">
      <w:bodyDiv w:val="1"/>
      <w:marLeft w:val="0"/>
      <w:marRight w:val="0"/>
      <w:marTop w:val="0"/>
      <w:marBottom w:val="0"/>
      <w:divBdr>
        <w:top w:val="none" w:sz="0" w:space="0" w:color="auto"/>
        <w:left w:val="none" w:sz="0" w:space="0" w:color="auto"/>
        <w:bottom w:val="none" w:sz="0" w:space="0" w:color="auto"/>
        <w:right w:val="none" w:sz="0" w:space="0" w:color="auto"/>
      </w:divBdr>
    </w:div>
    <w:div w:id="20391616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irbeducation@stanford.ed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1875</Words>
  <Characters>10688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SAMPLE CONSENT FORM</vt:lpstr>
    </vt:vector>
  </TitlesOfParts>
  <Company>Stanford University</Company>
  <LinksUpToDate>false</LinksUpToDate>
  <CharactersWithSpaces>12538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CONSENT FORM</dc:title>
  <dc:subject/>
  <dc:creator>RCO</dc:creator>
  <cp:keywords/>
  <dc:description>010715 - add instr about large font
121214 - short form sign instr lang (minor chg); 'Research involving children' statement removed
11/17/14 - short form instructions updated                                    
070214 - PAIRE==&gt;PAVIR change
121613 - chg footer instructions; sig lines descriptions; zip code;
082013 - remove '$100' in Payment para
080813 - Payment para - added '$100', &amp; SSN statement.
062713  added Tissue Sampling for Research, Tissue sampling for genetic Testing
0613 - added signed and dated
082312 - chg Faculty Sponsor to Academic Sponsor
061912 - added optional child box; chg to participant's rights; HIPAA section added
042712 - added 'withdrawal from study' para
012512  - POC para removed</dc:description>
  <cp:lastModifiedBy>Daniel Garrett Wong</cp:lastModifiedBy>
  <cp:revision>4</cp:revision>
  <cp:lastPrinted>2025-11-30T17:30:00Z</cp:lastPrinted>
  <dcterms:created xsi:type="dcterms:W3CDTF">2026-03-25T20:33:00Z</dcterms:created>
  <dcterms:modified xsi:type="dcterms:W3CDTF">2026-04-13T04:55:00Z</dcterms:modified>
</cp:coreProperties>
</file>